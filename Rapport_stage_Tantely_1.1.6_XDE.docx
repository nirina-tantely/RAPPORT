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504ED7" w14:textId="77777777"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Les logos de l'Université de Nantes et de l'entreprise</w:t>
      </w:r>
    </w:p>
    <w:p w14:paraId="75ED94F9" w14:textId="77777777"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Titre du stage</w:t>
      </w:r>
    </w:p>
    <w:p w14:paraId="367912DD" w14:textId="77777777"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Mémoire de Master ALMA M2</w:t>
      </w:r>
    </w:p>
    <w:p w14:paraId="5DD56C3E" w14:textId="77777777"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Nom du stagiaire</w:t>
      </w:r>
    </w:p>
    <w:p w14:paraId="5FA67D0F" w14:textId="77777777"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Date de soutenance</w:t>
      </w:r>
    </w:p>
    <w:p w14:paraId="11188FEE" w14:textId="77777777" w:rsidR="006A54C0" w:rsidRPr="006A54C0" w:rsidRDefault="006A54C0" w:rsidP="006A54C0">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sidRPr="006A54C0">
        <w:rPr>
          <w:rFonts w:ascii="Trebuchet MS" w:eastAsia="Times New Roman" w:hAnsi="Trebuchet MS" w:cs="Times New Roman"/>
          <w:color w:val="000000"/>
          <w:sz w:val="21"/>
          <w:szCs w:val="21"/>
          <w:lang w:eastAsia="fr-FR"/>
        </w:rPr>
        <w:t>Encadrants en entreprises et universitaires</w:t>
      </w:r>
    </w:p>
    <w:p w14:paraId="76564B04" w14:textId="77777777" w:rsidR="006A54C0" w:rsidRDefault="006A54C0" w:rsidP="0000672C">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6788C313" w14:textId="77777777" w:rsidR="006A54C0" w:rsidRDefault="00311D6C"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Date soutenance : 07</w:t>
      </w:r>
      <w:r w:rsidR="00D20ED5">
        <w:rPr>
          <w:rFonts w:ascii="Trebuchet MS" w:eastAsia="Times New Roman" w:hAnsi="Trebuchet MS" w:cs="Times New Roman"/>
          <w:color w:val="000000"/>
          <w:sz w:val="21"/>
          <w:szCs w:val="21"/>
          <w:lang w:eastAsia="fr-FR"/>
        </w:rPr>
        <w:t xml:space="preserve"> juillet 2017</w:t>
      </w:r>
      <w:r>
        <w:rPr>
          <w:rFonts w:ascii="Trebuchet MS" w:eastAsia="Times New Roman" w:hAnsi="Trebuchet MS" w:cs="Times New Roman"/>
          <w:color w:val="000000"/>
          <w:sz w:val="21"/>
          <w:szCs w:val="21"/>
          <w:lang w:eastAsia="fr-FR"/>
        </w:rPr>
        <w:t xml:space="preserve"> à 14h35</w:t>
      </w:r>
    </w:p>
    <w:p w14:paraId="04B09C07" w14:textId="77777777" w:rsidR="00D20ED5" w:rsidRDefault="008306C1" w:rsidP="002726C4">
      <w:pPr>
        <w:shd w:val="clear" w:color="auto" w:fill="FFFFFF"/>
        <w:spacing w:before="100" w:beforeAutospacing="1" w:after="100" w:afterAutospacing="1" w:line="240" w:lineRule="auto"/>
        <w:ind w:left="1416" w:hanging="1416"/>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ab/>
      </w:r>
    </w:p>
    <w:p w14:paraId="065E7025"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7000E65F" w14:textId="77777777" w:rsidR="001927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Fonts w:ascii="Trebuchet MS" w:eastAsia="Times New Roman" w:hAnsi="Trebuchet MS" w:cs="Times New Roman"/>
          <w:color w:val="000000"/>
          <w:sz w:val="21"/>
          <w:szCs w:val="21"/>
          <w:lang w:eastAsia="fr-FR"/>
        </w:rPr>
        <w:t>Mission générale : Concepteur/Développeur SIG</w:t>
      </w:r>
    </w:p>
    <w:p w14:paraId="6D92CDC9" w14:textId="77777777" w:rsidR="00997E08" w:rsidRDefault="00997E08"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33ED7ADA" w14:textId="77777777" w:rsidR="00997E08" w:rsidRDefault="00997E08"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388EC726" w14:textId="77777777" w:rsidR="001927C0" w:rsidRPr="00997E08" w:rsidRDefault="001927C0" w:rsidP="00997E08">
      <w:pPr>
        <w:shd w:val="clear" w:color="auto" w:fill="FFFFFF"/>
        <w:spacing w:before="100" w:beforeAutospacing="1" w:after="100" w:afterAutospacing="1" w:line="240" w:lineRule="auto"/>
        <w:jc w:val="center"/>
        <w:rPr>
          <w:rFonts w:ascii="Trebuchet MS" w:eastAsia="Times New Roman" w:hAnsi="Trebuchet MS" w:cs="Times New Roman"/>
          <w:color w:val="000000"/>
          <w:sz w:val="40"/>
          <w:szCs w:val="21"/>
          <w:lang w:eastAsia="fr-FR"/>
        </w:rPr>
      </w:pPr>
      <w:r w:rsidRPr="00997E08">
        <w:rPr>
          <w:rFonts w:ascii="Trebuchet MS" w:eastAsia="Times New Roman" w:hAnsi="Trebuchet MS" w:cs="Times New Roman"/>
          <w:color w:val="000000"/>
          <w:sz w:val="40"/>
          <w:szCs w:val="21"/>
          <w:lang w:eastAsia="fr-FR"/>
        </w:rPr>
        <w:t>Réalisation d’une version majeure d’une application cartographique complexe</w:t>
      </w:r>
    </w:p>
    <w:p w14:paraId="587AE15B" w14:textId="77777777" w:rsidR="001927C0" w:rsidRPr="006A54C0" w:rsidRDefault="001927C0" w:rsidP="001927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7D24571E"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762F0BC9"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05E421D3"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1BF23C40"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36FE1740"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4CCECE56"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34CE9C26"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75492EA6"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138F9623" w14:textId="77777777" w:rsidR="00C14AB3" w:rsidRDefault="00C14AB3"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067F6BB3"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6153613B"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56C5FEE8"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04D0E865"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5D70238F" w14:textId="77777777" w:rsidR="006A54C0" w:rsidRDefault="00A32DA2"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r>
        <w:rPr>
          <w:rStyle w:val="Marquedecommentaire"/>
        </w:rPr>
        <w:lastRenderedPageBreak/>
        <w:commentReference w:id="0"/>
      </w:r>
    </w:p>
    <w:p w14:paraId="32111FFC" w14:textId="77777777" w:rsidR="006A54C0" w:rsidRDefault="006A54C0" w:rsidP="006A54C0">
      <w:pPr>
        <w:shd w:val="clear" w:color="auto" w:fill="FFFFFF"/>
        <w:spacing w:before="100" w:beforeAutospacing="1" w:after="100" w:afterAutospacing="1" w:line="240" w:lineRule="auto"/>
        <w:rPr>
          <w:rFonts w:ascii="Trebuchet MS" w:eastAsia="Times New Roman" w:hAnsi="Trebuchet MS" w:cs="Times New Roman"/>
          <w:color w:val="000000"/>
          <w:sz w:val="21"/>
          <w:szCs w:val="21"/>
          <w:lang w:eastAsia="fr-FR"/>
        </w:rPr>
      </w:pPr>
    </w:p>
    <w:p w14:paraId="5604C3C3" w14:textId="77777777" w:rsidR="00CA4E90" w:rsidRPr="00592097" w:rsidRDefault="00A534BA" w:rsidP="00592097">
      <w:pPr>
        <w:pStyle w:val="Title1"/>
      </w:pPr>
      <w:r w:rsidRPr="00592097">
        <w:t>Introduction</w:t>
      </w:r>
    </w:p>
    <w:p w14:paraId="0FD6F90B" w14:textId="77777777" w:rsidR="005D6224" w:rsidRPr="00A32DA2" w:rsidRDefault="00B60B15" w:rsidP="005D6224">
      <w:pPr>
        <w:shd w:val="clear" w:color="auto" w:fill="FFFFFF"/>
        <w:spacing w:before="100" w:beforeAutospacing="1" w:line="360" w:lineRule="auto"/>
        <w:jc w:val="both"/>
        <w:rPr>
          <w:rFonts w:ascii="Times New Roman" w:hAnsi="Times New Roman"/>
          <w:sz w:val="24"/>
          <w:shd w:val="clear" w:color="auto" w:fill="FFFFFF"/>
          <w:lang w:eastAsia="en-GB"/>
          <w:rPrChange w:id="1" w:author="DESNOYERS, Xavier" w:date="2017-06-21T14:36:00Z">
            <w:rPr>
              <w:rFonts w:ascii="Times New Roman" w:hAnsi="Times New Roman"/>
              <w:sz w:val="24"/>
              <w:lang w:eastAsia="en-GB"/>
            </w:rPr>
          </w:rPrChange>
        </w:rPr>
      </w:pPr>
      <w:r w:rsidRPr="005D6224">
        <w:rPr>
          <w:rFonts w:ascii="Times New Roman" w:hAnsi="Times New Roman"/>
          <w:sz w:val="24"/>
          <w:lang w:eastAsia="en-GB"/>
        </w:rPr>
        <w:t xml:space="preserve">La validation de notre formation de Master II en Architectures Logicielles (ALMA) </w:t>
      </w:r>
      <w:r w:rsidR="00155BF7">
        <w:rPr>
          <w:rFonts w:ascii="Times New Roman" w:hAnsi="Times New Roman"/>
          <w:sz w:val="24"/>
          <w:lang w:eastAsia="en-GB"/>
        </w:rPr>
        <w:t xml:space="preserve">de la faculté des sciences de Nantes </w:t>
      </w:r>
      <w:r w:rsidRPr="005D6224">
        <w:rPr>
          <w:rFonts w:ascii="Times New Roman" w:hAnsi="Times New Roman"/>
          <w:sz w:val="24"/>
          <w:lang w:eastAsia="en-GB"/>
        </w:rPr>
        <w:t>passe par un stage de six mois au sein d’une e</w:t>
      </w:r>
      <w:r w:rsidR="000C2A8D" w:rsidRPr="005D6224">
        <w:rPr>
          <w:rFonts w:ascii="Times New Roman" w:hAnsi="Times New Roman"/>
          <w:sz w:val="24"/>
          <w:lang w:eastAsia="en-GB"/>
        </w:rPr>
        <w:t>ntreprise. Ce stage nous</w:t>
      </w:r>
      <w:r w:rsidR="003444CA" w:rsidRPr="005D6224">
        <w:rPr>
          <w:rFonts w:ascii="Times New Roman" w:hAnsi="Times New Roman"/>
          <w:sz w:val="24"/>
          <w:lang w:eastAsia="en-GB"/>
        </w:rPr>
        <w:t xml:space="preserve"> permet </w:t>
      </w:r>
      <w:r w:rsidRPr="005D6224">
        <w:rPr>
          <w:rFonts w:ascii="Times New Roman" w:hAnsi="Times New Roman"/>
          <w:sz w:val="24"/>
          <w:lang w:eastAsia="en-GB"/>
        </w:rPr>
        <w:t xml:space="preserve">d’intégrer le monde </w:t>
      </w:r>
      <w:r w:rsidRPr="00AE1032">
        <w:rPr>
          <w:rStyle w:val="CorpsCar"/>
        </w:rPr>
        <w:t>professionnel et d</w:t>
      </w:r>
      <w:r w:rsidR="003444CA" w:rsidRPr="00AE1032">
        <w:rPr>
          <w:rStyle w:val="CorpsCar"/>
        </w:rPr>
        <w:t>e mettre en pratique ce que nous avons</w:t>
      </w:r>
      <w:r w:rsidRPr="00AE1032">
        <w:rPr>
          <w:rStyle w:val="CorpsCar"/>
        </w:rPr>
        <w:t xml:space="preserve"> acquis pendant </w:t>
      </w:r>
      <w:r w:rsidR="003444CA" w:rsidRPr="00AE1032">
        <w:rPr>
          <w:rStyle w:val="CorpsCar"/>
        </w:rPr>
        <w:t>notre</w:t>
      </w:r>
      <w:r w:rsidRPr="00AE1032">
        <w:rPr>
          <w:rStyle w:val="CorpsCar"/>
        </w:rPr>
        <w:t xml:space="preserve"> cursus universitaire.</w:t>
      </w:r>
      <w:r w:rsidR="00CE2AC6" w:rsidRPr="00AE1032">
        <w:rPr>
          <w:rStyle w:val="CorpsCar"/>
        </w:rPr>
        <w:t xml:space="preserve"> </w:t>
      </w:r>
      <w:r w:rsidR="001969D5" w:rsidRPr="00A32DA2">
        <w:rPr>
          <w:rStyle w:val="CorpsCar"/>
          <w:strike/>
          <w:rPrChange w:id="2" w:author="DESNOYERS, Xavier" w:date="2017-06-21T14:32:00Z">
            <w:rPr>
              <w:rStyle w:val="CorpsCar"/>
            </w:rPr>
          </w:rPrChange>
        </w:rPr>
        <w:t xml:space="preserve">J’ai effectué mon stage de fin d’étude </w:t>
      </w:r>
      <w:r w:rsidRPr="00A32DA2">
        <w:rPr>
          <w:rStyle w:val="CorpsCar"/>
          <w:strike/>
          <w:rPrChange w:id="3" w:author="DESNOYERS, Xavier" w:date="2017-06-21T14:32:00Z">
            <w:rPr>
              <w:rStyle w:val="CorpsCar"/>
            </w:rPr>
          </w:rPrChange>
        </w:rPr>
        <w:t xml:space="preserve">au sein </w:t>
      </w:r>
      <w:r w:rsidR="00DF40C8" w:rsidRPr="00A32DA2">
        <w:rPr>
          <w:rStyle w:val="CorpsCar"/>
          <w:strike/>
          <w:rPrChange w:id="4" w:author="DESNOYERS, Xavier" w:date="2017-06-21T14:32:00Z">
            <w:rPr>
              <w:rStyle w:val="CorpsCar"/>
            </w:rPr>
          </w:rPrChange>
        </w:rPr>
        <w:t xml:space="preserve">de </w:t>
      </w:r>
      <w:commentRangeStart w:id="5"/>
      <w:r w:rsidR="00DF40C8" w:rsidRPr="00A32DA2">
        <w:rPr>
          <w:rStyle w:val="CorpsCar"/>
          <w:strike/>
          <w:rPrChange w:id="6" w:author="DESNOYERS, Xavier" w:date="2017-06-21T14:32:00Z">
            <w:rPr>
              <w:rStyle w:val="CorpsCar"/>
            </w:rPr>
          </w:rPrChange>
        </w:rPr>
        <w:t xml:space="preserve">l’unité de service </w:t>
      </w:r>
      <w:commentRangeEnd w:id="5"/>
      <w:r w:rsidR="00A32DA2" w:rsidRPr="00A32DA2">
        <w:rPr>
          <w:rStyle w:val="Marquedecommentaire"/>
          <w:strike/>
          <w:rPrChange w:id="7" w:author="DESNOYERS, Xavier" w:date="2017-06-21T14:32:00Z">
            <w:rPr>
              <w:rStyle w:val="Marquedecommentaire"/>
            </w:rPr>
          </w:rPrChange>
        </w:rPr>
        <w:commentReference w:id="5"/>
      </w:r>
      <w:r w:rsidR="00DF40C8" w:rsidRPr="00A32DA2">
        <w:rPr>
          <w:rStyle w:val="CorpsCar"/>
          <w:strike/>
          <w:rPrChange w:id="8" w:author="DESNOYERS, Xavier" w:date="2017-06-21T14:32:00Z">
            <w:rPr>
              <w:rStyle w:val="CorpsCar"/>
            </w:rPr>
          </w:rPrChange>
        </w:rPr>
        <w:t xml:space="preserve">« Cluster SIG » </w:t>
      </w:r>
      <w:r w:rsidR="006A4F94" w:rsidRPr="00A32DA2">
        <w:rPr>
          <w:rStyle w:val="CorpsCar"/>
          <w:strike/>
          <w:rPrChange w:id="9" w:author="DESNOYERS, Xavier" w:date="2017-06-21T14:32:00Z">
            <w:rPr>
              <w:rStyle w:val="CorpsCar"/>
            </w:rPr>
          </w:rPrChange>
        </w:rPr>
        <w:t>de</w:t>
      </w:r>
      <w:r w:rsidR="00DF40C8" w:rsidRPr="00A32DA2">
        <w:rPr>
          <w:rStyle w:val="CorpsCar"/>
          <w:strike/>
          <w:rPrChange w:id="10" w:author="DESNOYERS, Xavier" w:date="2017-06-21T14:32:00Z">
            <w:rPr>
              <w:rStyle w:val="CorpsCar"/>
            </w:rPr>
          </w:rPrChange>
        </w:rPr>
        <w:t xml:space="preserve"> la société</w:t>
      </w:r>
      <w:r w:rsidR="006A4F94" w:rsidRPr="00A32DA2">
        <w:rPr>
          <w:rStyle w:val="CorpsCar"/>
          <w:strike/>
          <w:rPrChange w:id="11" w:author="DESNOYERS, Xavier" w:date="2017-06-21T14:32:00Z">
            <w:rPr>
              <w:rStyle w:val="CorpsCar"/>
            </w:rPr>
          </w:rPrChange>
        </w:rPr>
        <w:t xml:space="preserve"> </w:t>
      </w:r>
      <w:r w:rsidR="00502686" w:rsidRPr="00A32DA2">
        <w:rPr>
          <w:rFonts w:ascii="Times New Roman" w:hAnsi="Times New Roman"/>
          <w:strike/>
          <w:sz w:val="24"/>
          <w:lang w:eastAsia="en-GB"/>
          <w:rPrChange w:id="12" w:author="DESNOYERS, Xavier" w:date="2017-06-21T14:32:00Z">
            <w:rPr>
              <w:rFonts w:ascii="Times New Roman" w:hAnsi="Times New Roman"/>
              <w:sz w:val="24"/>
              <w:lang w:eastAsia="en-GB"/>
            </w:rPr>
          </w:rPrChange>
        </w:rPr>
        <w:t>Capgemini</w:t>
      </w:r>
      <w:r w:rsidR="00502686" w:rsidRPr="00A32DA2">
        <w:rPr>
          <w:rStyle w:val="CorpsCar"/>
          <w:strike/>
          <w:rPrChange w:id="13" w:author="DESNOYERS, Xavier" w:date="2017-06-21T14:32:00Z">
            <w:rPr>
              <w:rStyle w:val="CorpsCar"/>
            </w:rPr>
          </w:rPrChange>
        </w:rPr>
        <w:t xml:space="preserve"> </w:t>
      </w:r>
      <w:r w:rsidR="006A4F94" w:rsidRPr="00A32DA2">
        <w:rPr>
          <w:rStyle w:val="CorpsCar"/>
          <w:strike/>
          <w:rPrChange w:id="14" w:author="DESNOYERS, Xavier" w:date="2017-06-21T14:32:00Z">
            <w:rPr>
              <w:rStyle w:val="CorpsCar"/>
            </w:rPr>
          </w:rPrChange>
        </w:rPr>
        <w:t>Nantes</w:t>
      </w:r>
      <w:r w:rsidRPr="00AE1032">
        <w:rPr>
          <w:rStyle w:val="CorpsCar"/>
        </w:rPr>
        <w:t>.</w:t>
      </w:r>
      <w:ins w:id="15" w:author="DESNOYERS, Xavier" w:date="2017-06-21T14:32:00Z">
        <w:r w:rsidR="00A32DA2">
          <w:rPr>
            <w:rStyle w:val="CorpsCar"/>
          </w:rPr>
          <w:t xml:space="preserve"> J’ai effectué mon stage de fin d’étude au sein de la société Capgemini dans leur agence de Nantes.</w:t>
        </w:r>
      </w:ins>
      <w:ins w:id="16" w:author="DESNOYERS, Xavier" w:date="2017-06-21T14:35:00Z">
        <w:r w:rsidR="00A32DA2">
          <w:rPr>
            <w:rStyle w:val="CorpsCar"/>
          </w:rPr>
          <w:t xml:space="preserve"> J</w:t>
        </w:r>
      </w:ins>
      <w:ins w:id="17" w:author="DESNOYERS, Xavier" w:date="2017-06-21T14:36:00Z">
        <w:r w:rsidR="00A32DA2">
          <w:rPr>
            <w:rStyle w:val="CorpsCar"/>
          </w:rPr>
          <w:t>’ai intégré en particulier le « cluster SIG » qui est une entité du centre d’excellence cartographique.</w:t>
        </w:r>
      </w:ins>
      <w:r w:rsidR="00DF40C8" w:rsidRPr="00AE1032">
        <w:rPr>
          <w:rStyle w:val="CorpsCar"/>
        </w:rPr>
        <w:t xml:space="preserve"> </w:t>
      </w:r>
      <w:r w:rsidR="00140DDB" w:rsidRPr="00AE1032">
        <w:rPr>
          <w:rStyle w:val="CorpsCar"/>
        </w:rPr>
        <w:t xml:space="preserve">J’ai choisi </w:t>
      </w:r>
      <w:r w:rsidR="00324A16" w:rsidRPr="00AE1032">
        <w:rPr>
          <w:rStyle w:val="CorpsCar"/>
        </w:rPr>
        <w:t xml:space="preserve">l’offre de stage de </w:t>
      </w:r>
      <w:r w:rsidR="00502686">
        <w:rPr>
          <w:rFonts w:ascii="Times New Roman" w:hAnsi="Times New Roman"/>
          <w:sz w:val="24"/>
          <w:lang w:eastAsia="en-GB"/>
        </w:rPr>
        <w:t>Capgemini</w:t>
      </w:r>
      <w:r w:rsidR="00502686" w:rsidRPr="00AE1032">
        <w:rPr>
          <w:rStyle w:val="CorpsCar"/>
        </w:rPr>
        <w:t xml:space="preserve"> </w:t>
      </w:r>
      <w:r w:rsidR="00324A16" w:rsidRPr="00AE1032">
        <w:rPr>
          <w:rStyle w:val="CorpsCar"/>
        </w:rPr>
        <w:t xml:space="preserve">parmi tant d’autres parce que c’est </w:t>
      </w:r>
      <w:r w:rsidR="00DF7BDA" w:rsidRPr="00AE1032">
        <w:rPr>
          <w:rStyle w:val="CorpsCar"/>
        </w:rPr>
        <w:t>l’une des plus grandes entreprises de service numérique en France et en Europe.</w:t>
      </w:r>
      <w:r w:rsidR="000B383D" w:rsidRPr="00AE1032">
        <w:rPr>
          <w:rStyle w:val="CorpsCar"/>
        </w:rPr>
        <w:t xml:space="preserve"> Le stage que </w:t>
      </w:r>
      <w:r w:rsidR="00502686">
        <w:rPr>
          <w:rFonts w:ascii="Times New Roman" w:hAnsi="Times New Roman"/>
          <w:sz w:val="24"/>
          <w:lang w:eastAsia="en-GB"/>
        </w:rPr>
        <w:t>Capgemini</w:t>
      </w:r>
      <w:r w:rsidR="00502686" w:rsidRPr="00AE1032">
        <w:rPr>
          <w:rStyle w:val="CorpsCar"/>
        </w:rPr>
        <w:t xml:space="preserve"> </w:t>
      </w:r>
      <w:r w:rsidR="000B383D" w:rsidRPr="00AE1032">
        <w:rPr>
          <w:rStyle w:val="CorpsCar"/>
        </w:rPr>
        <w:t>m’a proposé est en vue d’une embauche.</w:t>
      </w:r>
      <w:r w:rsidR="00DF7BDA" w:rsidRPr="00AE1032">
        <w:rPr>
          <w:rStyle w:val="CorpsCar"/>
        </w:rPr>
        <w:t xml:space="preserve"> </w:t>
      </w:r>
      <w:r w:rsidR="005D536A" w:rsidRPr="00AE1032">
        <w:rPr>
          <w:rStyle w:val="CorpsCar"/>
        </w:rPr>
        <w:t xml:space="preserve">Les missions décrites pour le stage m’ont attiré particulièrement car </w:t>
      </w:r>
      <w:r w:rsidR="00C71CFD" w:rsidRPr="00AE1032">
        <w:rPr>
          <w:rStyle w:val="CorpsCar"/>
        </w:rPr>
        <w:t>il s’agit d’intervenir</w:t>
      </w:r>
      <w:r w:rsidR="00844DA9" w:rsidRPr="00AE1032">
        <w:rPr>
          <w:rStyle w:val="CorpsCar"/>
        </w:rPr>
        <w:t xml:space="preserve"> sur toutes les phases de</w:t>
      </w:r>
      <w:r w:rsidR="00152EEF" w:rsidRPr="00AE1032">
        <w:rPr>
          <w:rStyle w:val="CorpsCar"/>
        </w:rPr>
        <w:t xml:space="preserve"> construction d’un projet de système d’information en environnement SIG (Système d’</w:t>
      </w:r>
      <w:r w:rsidR="00844DA9" w:rsidRPr="00AE1032">
        <w:rPr>
          <w:rStyle w:val="CorpsCar"/>
        </w:rPr>
        <w:t>Information Géographique).</w:t>
      </w:r>
      <w:r w:rsidR="001E021F" w:rsidRPr="00AE1032">
        <w:rPr>
          <w:rStyle w:val="CorpsCar"/>
        </w:rPr>
        <w:t xml:space="preserve"> </w:t>
      </w:r>
      <w:r w:rsidR="00DF5A0F" w:rsidRPr="00AE1032">
        <w:rPr>
          <w:rStyle w:val="CorpsCar"/>
        </w:rPr>
        <w:t xml:space="preserve">Ce qui </w:t>
      </w:r>
      <w:r w:rsidR="005E7403" w:rsidRPr="00AE1032">
        <w:rPr>
          <w:rStyle w:val="CorpsCar"/>
        </w:rPr>
        <w:t xml:space="preserve">m’a permis de mettre </w:t>
      </w:r>
      <w:commentRangeStart w:id="18"/>
      <w:r w:rsidR="005E7403" w:rsidRPr="00AE1032">
        <w:rPr>
          <w:rStyle w:val="CorpsCar"/>
        </w:rPr>
        <w:t xml:space="preserve">énormément </w:t>
      </w:r>
      <w:commentRangeEnd w:id="18"/>
      <w:r w:rsidR="00A32DA2">
        <w:rPr>
          <w:rStyle w:val="Marquedecommentaire"/>
        </w:rPr>
        <w:commentReference w:id="18"/>
      </w:r>
      <w:r w:rsidR="005E7403" w:rsidRPr="00AE1032">
        <w:rPr>
          <w:rStyle w:val="CorpsCar"/>
        </w:rPr>
        <w:t>en profit mes connaissances et expériences en conception et développement de logiciels</w:t>
      </w:r>
      <w:r w:rsidR="00784A96" w:rsidRPr="005D6224">
        <w:rPr>
          <w:rFonts w:ascii="Times New Roman" w:hAnsi="Times New Roman"/>
          <w:sz w:val="24"/>
          <w:lang w:eastAsia="en-GB"/>
        </w:rPr>
        <w:t>.</w:t>
      </w:r>
      <w:r w:rsidR="00E7541C">
        <w:rPr>
          <w:rFonts w:ascii="Times New Roman" w:hAnsi="Times New Roman"/>
          <w:sz w:val="24"/>
          <w:lang w:eastAsia="en-GB"/>
        </w:rPr>
        <w:t xml:space="preserve"> </w:t>
      </w:r>
    </w:p>
    <w:p w14:paraId="451CCF5F" w14:textId="77777777" w:rsidR="003811D7" w:rsidRDefault="00502686" w:rsidP="00FF4377">
      <w:pPr>
        <w:pStyle w:val="Corps"/>
      </w:pPr>
      <w:r w:rsidRPr="00502686">
        <w:t xml:space="preserve">Ce rapport </w:t>
      </w:r>
      <w:commentRangeStart w:id="19"/>
      <w:r w:rsidRPr="00502686">
        <w:t xml:space="preserve">est un recueil des travaux d’ingénierie </w:t>
      </w:r>
      <w:commentRangeEnd w:id="19"/>
      <w:r w:rsidR="00A32DA2">
        <w:rPr>
          <w:rStyle w:val="Marquedecommentaire"/>
          <w:rFonts w:asciiTheme="minorHAnsi" w:hAnsiTheme="minorHAnsi"/>
          <w:lang w:eastAsia="en-US"/>
        </w:rPr>
        <w:commentReference w:id="19"/>
      </w:r>
      <w:r w:rsidRPr="00502686">
        <w:t>menés pendant mon contrat de professionnalisat</w:t>
      </w:r>
      <w:r>
        <w:t>ion dans l’entreprise Capgemini.</w:t>
      </w:r>
      <w:r w:rsidR="00BF2C95">
        <w:t xml:space="preserve"> </w:t>
      </w:r>
      <w:r w:rsidR="00AC5EE9">
        <w:t>Durant mon stage, j</w:t>
      </w:r>
      <w:r w:rsidR="009A20E5">
        <w:t>’ai travaillé</w:t>
      </w:r>
      <w:r w:rsidR="00106A56">
        <w:t xml:space="preserve"> sur</w:t>
      </w:r>
      <w:r w:rsidR="009A20E5">
        <w:t xml:space="preserve"> </w:t>
      </w:r>
      <w:r w:rsidR="00540A11">
        <w:t>la r</w:t>
      </w:r>
      <w:r w:rsidR="00540A11" w:rsidRPr="00540A11">
        <w:t>éalisation d’une version majeure d’une application cartographique complexe</w:t>
      </w:r>
      <w:r w:rsidR="009A20E5">
        <w:t xml:space="preserve"> appelé</w:t>
      </w:r>
      <w:r w:rsidR="00540A11">
        <w:t>e</w:t>
      </w:r>
      <w:r w:rsidR="009A20E5">
        <w:t xml:space="preserve"> SERT (</w:t>
      </w:r>
      <w:r w:rsidR="009A20E5" w:rsidRPr="009A20E5">
        <w:t>Système d’Edition des régimes de champs de Tir</w:t>
      </w:r>
      <w:r w:rsidR="00540A11">
        <w:t xml:space="preserve">). </w:t>
      </w:r>
      <w:r w:rsidR="004F7150">
        <w:t>Sur ce projet, j</w:t>
      </w:r>
      <w:del w:id="20" w:author="DESNOYERS, Xavier" w:date="2017-06-21T14:37:00Z">
        <w:r w:rsidR="004F7150" w:rsidDel="0004281F">
          <w:delText xml:space="preserve">’ai </w:delText>
        </w:r>
      </w:del>
      <w:ins w:id="21" w:author="DESNOYERS, Xavier" w:date="2017-06-21T14:37:00Z">
        <w:r w:rsidR="0004281F">
          <w:t xml:space="preserve">e </w:t>
        </w:r>
        <w:proofErr w:type="gramStart"/>
        <w:r w:rsidR="0004281F">
          <w:t>suis</w:t>
        </w:r>
        <w:proofErr w:type="gramEnd"/>
        <w:r w:rsidR="0004281F">
          <w:t xml:space="preserve"> </w:t>
        </w:r>
      </w:ins>
      <w:r w:rsidR="004F7150">
        <w:t xml:space="preserve">intervenu </w:t>
      </w:r>
      <w:del w:id="22" w:author="DESNOYERS, Xavier" w:date="2017-06-21T14:38:00Z">
        <w:r w:rsidR="004F7150" w:rsidDel="0004281F">
          <w:delText>dans</w:delText>
        </w:r>
      </w:del>
      <w:ins w:id="23" w:author="DESNOYERS, Xavier" w:date="2017-06-21T14:38:00Z">
        <w:r w:rsidR="0004281F">
          <w:t>sur</w:t>
        </w:r>
      </w:ins>
      <w:r w:rsidR="004F7150">
        <w:t xml:space="preserve"> les phases </w:t>
      </w:r>
      <w:r w:rsidR="005F5D1D">
        <w:t xml:space="preserve">d’analyse, </w:t>
      </w:r>
      <w:r w:rsidR="004F7150">
        <w:t xml:space="preserve">de conception, </w:t>
      </w:r>
      <w:r w:rsidR="005F5D1D">
        <w:t>de développement et de tests.</w:t>
      </w:r>
    </w:p>
    <w:p w14:paraId="7D4C4813" w14:textId="77777777" w:rsidR="005F5D1D" w:rsidRPr="00AD305D" w:rsidRDefault="006A3CD2" w:rsidP="00FF4377">
      <w:pPr>
        <w:pStyle w:val="Corps"/>
      </w:pPr>
      <w:r w:rsidRPr="006A3CD2">
        <w:t>Dans un premier temps</w:t>
      </w:r>
      <w:r>
        <w:t xml:space="preserve"> je ferai </w:t>
      </w:r>
      <w:r w:rsidR="00606551" w:rsidRPr="00606551">
        <w:t>une présentation de l’entreprise et de</w:t>
      </w:r>
      <w:r>
        <w:t xml:space="preserve"> mon e</w:t>
      </w:r>
      <w:r w:rsidR="001C214C">
        <w:t xml:space="preserve">nvironnement de travail. </w:t>
      </w:r>
      <w:r w:rsidR="00AD305D" w:rsidRPr="00AD305D">
        <w:t xml:space="preserve">Puis </w:t>
      </w:r>
      <w:r w:rsidR="00AD305D">
        <w:t>j’exposerai</w:t>
      </w:r>
      <w:r w:rsidR="00AD305D" w:rsidRPr="00AD305D">
        <w:t xml:space="preserve"> mes missions, lors de ce stage avant de dresser un bilan de celui-ci.</w:t>
      </w:r>
    </w:p>
    <w:p w14:paraId="7275F590" w14:textId="77777777" w:rsidR="00844DA9" w:rsidRDefault="00844DA9"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14:paraId="325A8E79" w14:textId="77777777"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14:paraId="571886DB" w14:textId="77777777"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14:paraId="62FA63A9" w14:textId="77777777" w:rsidR="006A3CD2" w:rsidRDefault="006A3CD2" w:rsidP="00925900">
      <w:pPr>
        <w:shd w:val="clear" w:color="auto" w:fill="FFFFFF"/>
        <w:spacing w:before="100" w:beforeAutospacing="1" w:after="100" w:afterAutospacing="1" w:line="240" w:lineRule="auto"/>
        <w:jc w:val="both"/>
        <w:rPr>
          <w:rFonts w:ascii="Trebuchet MS" w:eastAsia="Times New Roman" w:hAnsi="Trebuchet MS" w:cs="Times New Roman"/>
          <w:color w:val="000000"/>
          <w:sz w:val="21"/>
          <w:szCs w:val="21"/>
          <w:lang w:eastAsia="fr-FR"/>
        </w:rPr>
      </w:pPr>
    </w:p>
    <w:p w14:paraId="3ACE3E02" w14:textId="77777777" w:rsidR="0000672C" w:rsidRDefault="0000672C" w:rsidP="009C1DCF">
      <w:pPr>
        <w:pStyle w:val="Title1"/>
      </w:pPr>
      <w:r w:rsidRPr="0000672C">
        <w:lastRenderedPageBreak/>
        <w:t xml:space="preserve">Présentation de </w:t>
      </w:r>
      <w:r w:rsidR="00CA4E90">
        <w:t>CAPGEMINI</w:t>
      </w:r>
    </w:p>
    <w:p w14:paraId="152DB6FC" w14:textId="77777777" w:rsidR="009C1DCF" w:rsidRDefault="009C1DCF" w:rsidP="009C1DCF">
      <w:pPr>
        <w:pStyle w:val="Corps"/>
      </w:pPr>
      <w:r w:rsidRPr="00D27506">
        <w:t>Fort de plus de 180 000 collaborateurs</w:t>
      </w:r>
      <w:r>
        <w:t xml:space="preserve"> dans le </w:t>
      </w:r>
      <w:commentRangeStart w:id="24"/>
      <w:r>
        <w:t>monde</w:t>
      </w:r>
      <w:commentRangeEnd w:id="24"/>
      <w:r w:rsidR="0004281F">
        <w:rPr>
          <w:rStyle w:val="Marquedecommentaire"/>
          <w:rFonts w:asciiTheme="minorHAnsi" w:hAnsiTheme="minorHAnsi"/>
          <w:lang w:eastAsia="en-US"/>
        </w:rPr>
        <w:commentReference w:id="24"/>
      </w:r>
      <w:r>
        <w:t>, dont plus de 25000 en France</w:t>
      </w:r>
      <w:r w:rsidRPr="00D27506">
        <w:t xml:space="preserve"> et présent dans plus de 40 pays, Capgemini est l’un des leaders mondiaux du conseil, des services informatiques et de l’infogérance. Le Groupe a réalisé en 2015 un chiffre d’aff</w:t>
      </w:r>
      <w:r>
        <w:t xml:space="preserve">aires de 11,9 milliards d’euros. </w:t>
      </w:r>
    </w:p>
    <w:p w14:paraId="15D19660" w14:textId="77777777" w:rsidR="009C1DCF" w:rsidRDefault="009C1DCF" w:rsidP="009C1DCF">
      <w:pPr>
        <w:pStyle w:val="Corps"/>
      </w:pPr>
      <w:r>
        <w:t>Capgemini propose quatre disciplines clés : Service de conseil (Capgemini Consulting), Services d’intégrations de systèmes, Services informatiques de proximité (Sogeti) et Services d’infogérance. Profitant d’une bonne réputation et d’une implantation dans plusieurs régions (de la France et du monde), Capgemini est présent dans de nombreux secteurs (secteur public, services financiers, produits de grande consommation, télécommunications…)  avec des clients très variés.</w:t>
      </w:r>
    </w:p>
    <w:p w14:paraId="24829687" w14:textId="77777777" w:rsidR="009C1DCF" w:rsidRPr="00413001" w:rsidRDefault="009C1DCF" w:rsidP="0067401A">
      <w:pPr>
        <w:pStyle w:val="Title2"/>
      </w:pPr>
      <w:bookmarkStart w:id="25" w:name="_Toc460232901"/>
      <w:r w:rsidRPr="00413001">
        <w:t>Description générale</w:t>
      </w:r>
      <w:bookmarkEnd w:id="25"/>
    </w:p>
    <w:p w14:paraId="40D56E9E" w14:textId="77777777" w:rsidR="009C1DCF" w:rsidRPr="0023663C" w:rsidRDefault="009C1DCF" w:rsidP="00264399">
      <w:pPr>
        <w:pStyle w:val="Corps"/>
      </w:pPr>
      <w:r w:rsidRPr="0023663C">
        <w:t>Fondée en France, Capgemini est aujourd’hui la première entreprise de service du numérique dans le secteur des services informatiques en France. Elle fait également partie du top 15 mondial.</w:t>
      </w:r>
    </w:p>
    <w:p w14:paraId="5701785E" w14:textId="77777777" w:rsidR="009C1DCF" w:rsidRPr="0067401A" w:rsidRDefault="009C1DCF" w:rsidP="00015060">
      <w:pPr>
        <w:pStyle w:val="Title3"/>
      </w:pPr>
      <w:bookmarkStart w:id="26" w:name="_Toc428550496"/>
      <w:bookmarkStart w:id="27" w:name="_Toc460232902"/>
      <w:r w:rsidRPr="0067401A">
        <w:t>Historique</w:t>
      </w:r>
      <w:bookmarkEnd w:id="26"/>
      <w:bookmarkEnd w:id="27"/>
    </w:p>
    <w:p w14:paraId="6E73873C" w14:textId="77777777" w:rsidR="009C1DCF" w:rsidRPr="0023663C" w:rsidRDefault="009C1DCF" w:rsidP="0067401A">
      <w:pPr>
        <w:pStyle w:val="Corps"/>
      </w:pPr>
      <w:r w:rsidRPr="0023663C">
        <w:t>Le groupe Capgemini s’est fondé autour de nombreuses fusions et acquisitions, ce qui influence le groupe tel qu’il est aujourd’hui et ses activités. Le groupe prend son origine avec la fondation de la société SOGETI (</w:t>
      </w:r>
      <w:proofErr w:type="spellStart"/>
      <w:r w:rsidRPr="0023663C">
        <w:t>SOciété</w:t>
      </w:r>
      <w:proofErr w:type="spellEnd"/>
      <w:r w:rsidRPr="0023663C">
        <w:t xml:space="preserve"> pour la Gestion de l’Entreprise et le Traitement de l’Information)  en 1967 à Grenoble par Serge</w:t>
      </w:r>
      <w:r>
        <w:t xml:space="preserve"> KAMPF</w:t>
      </w:r>
      <w:r w:rsidRPr="0023663C">
        <w:t xml:space="preserve">. Les années 73 et 74 marqueront la première grande croissance extérieure du groupe avec des prises de participation dans le groupe CAP et l’acquisition de la société Gemini Computer </w:t>
      </w:r>
      <w:proofErr w:type="spellStart"/>
      <w:r w:rsidRPr="0023663C">
        <w:t>Systems</w:t>
      </w:r>
      <w:proofErr w:type="spellEnd"/>
      <w:r w:rsidRPr="0023663C">
        <w:t xml:space="preserve">. Une autre croissance externe permettra au groupe de prendre une part importante dans </w:t>
      </w:r>
      <w:r>
        <w:t>l’entreprise du</w:t>
      </w:r>
      <w:r w:rsidRPr="0023663C">
        <w:t xml:space="preserve"> marché de l’infogérance, </w:t>
      </w:r>
      <w:proofErr w:type="spellStart"/>
      <w:r w:rsidRPr="0023663C">
        <w:t>Sesa</w:t>
      </w:r>
      <w:proofErr w:type="spellEnd"/>
      <w:r w:rsidRPr="0023663C">
        <w:t xml:space="preserve">, changeant le nom des activités françaises en Cap </w:t>
      </w:r>
      <w:proofErr w:type="spellStart"/>
      <w:r w:rsidRPr="0023663C">
        <w:t>Sesa</w:t>
      </w:r>
      <w:proofErr w:type="spellEnd"/>
      <w:r w:rsidRPr="0023663C">
        <w:t>. Les acquisitions successives de Bossard Consulting et de la branche consulting d’Ernst &amp; Young installeront le groupe comme un acteur majeur du consulting en Europe qui prend</w:t>
      </w:r>
      <w:r>
        <w:t>ra</w:t>
      </w:r>
      <w:r w:rsidRPr="0023663C">
        <w:t xml:space="preserve"> le nom </w:t>
      </w:r>
      <w:r>
        <w:t xml:space="preserve">de </w:t>
      </w:r>
      <w:r w:rsidRPr="0023663C">
        <w:t xml:space="preserve">Capgemini </w:t>
      </w:r>
      <w:r>
        <w:t>en</w:t>
      </w:r>
      <w:r w:rsidRPr="0023663C">
        <w:t xml:space="preserve"> 2004.</w:t>
      </w:r>
    </w:p>
    <w:p w14:paraId="611807E0" w14:textId="77777777" w:rsidR="009C1DCF" w:rsidRDefault="009C1DCF" w:rsidP="009C1DCF">
      <w:pPr>
        <w:pStyle w:val="Sous-titre"/>
        <w:jc w:val="center"/>
      </w:pPr>
      <w:r w:rsidRPr="002C65F9">
        <w:rPr>
          <w:noProof/>
          <w:lang w:val="en-US"/>
        </w:rPr>
        <w:lastRenderedPageBreak/>
        <w:drawing>
          <wp:inline distT="114300" distB="114300" distL="114300" distR="114300" wp14:anchorId="5BCEF869" wp14:editId="2E1CCA15">
            <wp:extent cx="5224790" cy="2679590"/>
            <wp:effectExtent l="19050" t="0" r="0" b="0"/>
            <wp:docPr id="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 cstate="print"/>
                    <a:srcRect/>
                    <a:stretch>
                      <a:fillRect/>
                    </a:stretch>
                  </pic:blipFill>
                  <pic:spPr>
                    <a:xfrm>
                      <a:off x="0" y="0"/>
                      <a:ext cx="5227604" cy="2681033"/>
                    </a:xfrm>
                    <a:prstGeom prst="rect">
                      <a:avLst/>
                    </a:prstGeom>
                    <a:ln/>
                  </pic:spPr>
                </pic:pic>
              </a:graphicData>
            </a:graphic>
          </wp:inline>
        </w:drawing>
      </w:r>
    </w:p>
    <w:p w14:paraId="71F2F89C" w14:textId="77777777" w:rsidR="009C1DCF" w:rsidRDefault="009C1DCF" w:rsidP="009C1DCF">
      <w:pPr>
        <w:pStyle w:val="Lgende"/>
        <w:jc w:val="center"/>
        <w:rPr>
          <w:lang w:val="fr-FR"/>
        </w:rPr>
      </w:pPr>
      <w:bookmarkStart w:id="28" w:name="_Toc428519236"/>
      <w:bookmarkStart w:id="29" w:name="_Toc428519291"/>
      <w:bookmarkStart w:id="30" w:name="_Toc459914955"/>
      <w:r w:rsidRPr="0023663C">
        <w:rPr>
          <w:lang w:val="fr-FR"/>
        </w:rPr>
        <w:t xml:space="preserve">Figure </w:t>
      </w:r>
      <w:r>
        <w:fldChar w:fldCharType="begin"/>
      </w:r>
      <w:r w:rsidRPr="0023663C">
        <w:rPr>
          <w:lang w:val="fr-FR"/>
        </w:rPr>
        <w:instrText xml:space="preserve"> SEQ Figure \* ARABIC </w:instrText>
      </w:r>
      <w:r>
        <w:fldChar w:fldCharType="separate"/>
      </w:r>
      <w:r w:rsidR="00D60EC6">
        <w:rPr>
          <w:noProof/>
          <w:lang w:val="fr-FR"/>
        </w:rPr>
        <w:t>1</w:t>
      </w:r>
      <w:r>
        <w:rPr>
          <w:noProof/>
        </w:rPr>
        <w:fldChar w:fldCharType="end"/>
      </w:r>
      <w:r w:rsidRPr="0023663C">
        <w:rPr>
          <w:lang w:val="fr-FR"/>
        </w:rPr>
        <w:t xml:space="preserve"> - Frise chronologique de l’histoire de Capgemini</w:t>
      </w:r>
      <w:bookmarkEnd w:id="28"/>
      <w:bookmarkEnd w:id="29"/>
      <w:bookmarkEnd w:id="30"/>
    </w:p>
    <w:p w14:paraId="11386984" w14:textId="77777777" w:rsidR="009C1DCF" w:rsidRPr="00883D20" w:rsidRDefault="009C1DCF" w:rsidP="009C1DCF"/>
    <w:p w14:paraId="3C34B5B6" w14:textId="77777777" w:rsidR="009C1DCF" w:rsidRDefault="009C1DCF" w:rsidP="0029455E">
      <w:pPr>
        <w:pStyle w:val="Title3"/>
      </w:pPr>
      <w:bookmarkStart w:id="31" w:name="_Toc428550497"/>
      <w:bookmarkStart w:id="32" w:name="_Toc460232903"/>
      <w:r>
        <w:t>Quelques chiffres</w:t>
      </w:r>
      <w:bookmarkEnd w:id="31"/>
      <w:bookmarkEnd w:id="32"/>
    </w:p>
    <w:p w14:paraId="4D2BC8E7" w14:textId="77777777" w:rsidR="009C1DCF" w:rsidRDefault="009C1DCF" w:rsidP="0029455E">
      <w:pPr>
        <w:pStyle w:val="Corps"/>
      </w:pPr>
      <w:r w:rsidRPr="0023663C">
        <w:t>Le Groupe a réalisé en 2014 un chiffre d’affaires de 1</w:t>
      </w:r>
      <w:r>
        <w:t>1</w:t>
      </w:r>
      <w:r w:rsidRPr="0023663C">
        <w:t>,</w:t>
      </w:r>
      <w:r>
        <w:t>9</w:t>
      </w:r>
      <w:r w:rsidRPr="0023663C">
        <w:t xml:space="preserve"> milliards d’euros</w:t>
      </w:r>
      <w:r>
        <w:t xml:space="preserve">, en nette évolution par rapport aux années précédentes comme le montre le graphique </w:t>
      </w:r>
      <w:commentRangeStart w:id="33"/>
      <w:r>
        <w:t>suivant</w:t>
      </w:r>
      <w:commentRangeEnd w:id="33"/>
      <w:r w:rsidR="0004281F">
        <w:rPr>
          <w:rStyle w:val="Marquedecommentaire"/>
          <w:rFonts w:asciiTheme="minorHAnsi" w:hAnsiTheme="minorHAnsi"/>
          <w:lang w:eastAsia="en-US"/>
        </w:rPr>
        <w:commentReference w:id="33"/>
      </w:r>
      <w:r>
        <w:t xml:space="preserve"> : </w:t>
      </w:r>
    </w:p>
    <w:p w14:paraId="23C73231" w14:textId="77777777" w:rsidR="009C1DCF" w:rsidRDefault="009C1DCF" w:rsidP="009C1DCF">
      <w:r>
        <w:rPr>
          <w:noProof/>
          <w:lang w:val="en-US"/>
        </w:rPr>
        <mc:AlternateContent>
          <mc:Choice Requires="wps">
            <w:drawing>
              <wp:anchor distT="0" distB="0" distL="114300" distR="114300" simplePos="0" relativeHeight="251663360" behindDoc="0" locked="0" layoutInCell="1" allowOverlap="1" wp14:anchorId="21815DB9" wp14:editId="7AF550BB">
                <wp:simplePos x="0" y="0"/>
                <wp:positionH relativeFrom="column">
                  <wp:posOffset>1304925</wp:posOffset>
                </wp:positionH>
                <wp:positionV relativeFrom="paragraph">
                  <wp:posOffset>2613025</wp:posOffset>
                </wp:positionV>
                <wp:extent cx="3124200" cy="302260"/>
                <wp:effectExtent l="0" t="0" r="0" b="3175"/>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A205A1" w14:textId="77777777" w:rsidR="00017E4C" w:rsidRPr="00E510CB" w:rsidRDefault="00017E4C"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D60EC6">
                              <w:rPr>
                                <w:noProof/>
                                <w:sz w:val="24"/>
                              </w:rPr>
                              <w:t>2</w:t>
                            </w:r>
                            <w:r w:rsidRPr="00E510CB">
                              <w:rPr>
                                <w:sz w:val="24"/>
                              </w:rPr>
                              <w:fldChar w:fldCharType="end"/>
                            </w:r>
                            <w:r w:rsidRPr="00E510CB">
                              <w:rPr>
                                <w:sz w:val="24"/>
                              </w:rPr>
                              <w:t xml:space="preserve"> - Evolution du </w:t>
                            </w:r>
                            <w:proofErr w:type="spellStart"/>
                            <w:r w:rsidRPr="00E510CB">
                              <w:rPr>
                                <w:sz w:val="24"/>
                              </w:rPr>
                              <w:t>chiffre</w:t>
                            </w:r>
                            <w:proofErr w:type="spellEnd"/>
                            <w:r w:rsidRPr="00E510CB">
                              <w:rPr>
                                <w:sz w:val="24"/>
                              </w:rPr>
                              <w:t xml:space="preserve"> </w:t>
                            </w:r>
                            <w:proofErr w:type="spellStart"/>
                            <w:r w:rsidRPr="00E510CB">
                              <w:rPr>
                                <w:sz w:val="24"/>
                              </w:rPr>
                              <w:t>d'affaires</w:t>
                            </w:r>
                            <w:proofErr w:type="spellEnd"/>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11" o:spid="_x0000_s1026" type="#_x0000_t202" style="position:absolute;margin-left:102.75pt;margin-top:205.75pt;width:246pt;height:2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" stroked="f">
                <v:textbox style="mso-fit-shape-to-text:t" inset="0,0,0,0">
                  <w:txbxContent>
                    <w:p w:rsidR="00017E4C" w:rsidRPr="00E510CB" w:rsidRDefault="00017E4C" w:rsidP="009C1DCF">
                      <w:pPr>
                        <w:pStyle w:val="Lgende"/>
                        <w:jc w:val="center"/>
                        <w:rPr>
                          <w:noProof/>
                          <w:sz w:val="36"/>
                        </w:rPr>
                      </w:pPr>
                      <w:r w:rsidRPr="00E510CB">
                        <w:rPr>
                          <w:sz w:val="24"/>
                        </w:rPr>
                        <w:t xml:space="preserve">Figure </w:t>
                      </w:r>
                      <w:r w:rsidRPr="00E510CB">
                        <w:rPr>
                          <w:sz w:val="24"/>
                        </w:rPr>
                        <w:fldChar w:fldCharType="begin"/>
                      </w:r>
                      <w:r w:rsidRPr="00E510CB">
                        <w:rPr>
                          <w:sz w:val="24"/>
                        </w:rPr>
                        <w:instrText xml:space="preserve"> SEQ Figure \* ARABIC </w:instrText>
                      </w:r>
                      <w:r w:rsidRPr="00E510CB">
                        <w:rPr>
                          <w:sz w:val="24"/>
                        </w:rPr>
                        <w:fldChar w:fldCharType="separate"/>
                      </w:r>
                      <w:r w:rsidR="00D60EC6">
                        <w:rPr>
                          <w:noProof/>
                          <w:sz w:val="24"/>
                        </w:rPr>
                        <w:t>2</w:t>
                      </w:r>
                      <w:r w:rsidRPr="00E510CB">
                        <w:rPr>
                          <w:sz w:val="24"/>
                        </w:rPr>
                        <w:fldChar w:fldCharType="end"/>
                      </w:r>
                      <w:r w:rsidRPr="00E510CB">
                        <w:rPr>
                          <w:sz w:val="24"/>
                        </w:rPr>
                        <w:t xml:space="preserve"> - Evolution du chiffre d'affaires</w:t>
                      </w:r>
                    </w:p>
                  </w:txbxContent>
                </v:textbox>
              </v:shape>
            </w:pict>
          </mc:Fallback>
        </mc:AlternateContent>
      </w:r>
      <w:r>
        <w:rPr>
          <w:noProof/>
          <w:lang w:val="en-US"/>
        </w:rPr>
        <w:drawing>
          <wp:anchor distT="0" distB="0" distL="114300" distR="114300" simplePos="0" relativeHeight="251659264" behindDoc="1" locked="0" layoutInCell="1" allowOverlap="1" wp14:anchorId="3026FD90" wp14:editId="62DA38E1">
            <wp:simplePos x="0" y="0"/>
            <wp:positionH relativeFrom="column">
              <wp:posOffset>1304925</wp:posOffset>
            </wp:positionH>
            <wp:positionV relativeFrom="paragraph">
              <wp:posOffset>9525</wp:posOffset>
            </wp:positionV>
            <wp:extent cx="3124200" cy="2546844"/>
            <wp:effectExtent l="0" t="0" r="0" b="0"/>
            <wp:wrapNone/>
            <wp:docPr id="4" name="Image 4" descr="C:\Users\Marvin\Desktop\POUR LE RAPPORT\CA_2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vin\Desktop\POUR LE RAPPORT\CA_2015.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24200" cy="2546844"/>
                    </a:xfrm>
                    <a:prstGeom prst="rect">
                      <a:avLst/>
                    </a:prstGeom>
                    <a:noFill/>
                    <a:ln>
                      <a:noFill/>
                    </a:ln>
                  </pic:spPr>
                </pic:pic>
              </a:graphicData>
            </a:graphic>
          </wp:anchor>
        </w:drawing>
      </w:r>
    </w:p>
    <w:p w14:paraId="2BDD4756" w14:textId="77777777" w:rsidR="009C1DCF" w:rsidRDefault="009C1DCF" w:rsidP="009C1DCF"/>
    <w:p w14:paraId="6306774C" w14:textId="77777777" w:rsidR="009C1DCF" w:rsidRDefault="009C1DCF" w:rsidP="009C1DCF"/>
    <w:p w14:paraId="0A1B7C46" w14:textId="77777777" w:rsidR="009C1DCF" w:rsidRDefault="009C1DCF" w:rsidP="009C1DCF"/>
    <w:p w14:paraId="5B7B3EDA" w14:textId="77777777" w:rsidR="009C1DCF" w:rsidRDefault="009C1DCF" w:rsidP="009C1DCF"/>
    <w:p w14:paraId="22271E98" w14:textId="77777777" w:rsidR="009C1DCF" w:rsidRDefault="009C1DCF" w:rsidP="009C1DCF"/>
    <w:p w14:paraId="51CD6830" w14:textId="77777777" w:rsidR="0029455E" w:rsidRDefault="0029455E" w:rsidP="009C1DCF"/>
    <w:p w14:paraId="5022D167" w14:textId="77777777" w:rsidR="0029455E" w:rsidRDefault="0029455E" w:rsidP="009C1DCF"/>
    <w:p w14:paraId="62C83FB2" w14:textId="77777777" w:rsidR="0029455E" w:rsidRDefault="0029455E" w:rsidP="009C1DCF"/>
    <w:p w14:paraId="3740835B" w14:textId="77777777" w:rsidR="0029455E" w:rsidRDefault="0029455E" w:rsidP="009C1DCF"/>
    <w:p w14:paraId="40FBFEEB" w14:textId="77777777" w:rsidR="0029455E" w:rsidRDefault="0029455E" w:rsidP="009C1DCF"/>
    <w:p w14:paraId="1E6F5471" w14:textId="77777777" w:rsidR="0029455E" w:rsidRDefault="0029455E" w:rsidP="009C1DCF"/>
    <w:p w14:paraId="30072913" w14:textId="77777777" w:rsidR="0029455E" w:rsidRDefault="0029455E" w:rsidP="009C1DCF"/>
    <w:p w14:paraId="1DBF9652" w14:textId="77777777" w:rsidR="0029455E" w:rsidRDefault="0029455E" w:rsidP="009C1DCF"/>
    <w:p w14:paraId="59F68827" w14:textId="77777777" w:rsidR="0029455E" w:rsidRDefault="0029455E" w:rsidP="009C1DCF"/>
    <w:p w14:paraId="61D21B21" w14:textId="77777777" w:rsidR="009C1DCF" w:rsidRPr="0023663C" w:rsidRDefault="009C1DCF" w:rsidP="0029455E">
      <w:pPr>
        <w:pStyle w:val="Corps"/>
        <w:jc w:val="center"/>
        <w:rPr>
          <w:sz w:val="18"/>
        </w:rPr>
      </w:pPr>
      <w:r w:rsidRPr="0023663C">
        <w:rPr>
          <w:sz w:val="18"/>
        </w:rPr>
        <w:lastRenderedPageBreak/>
        <w:t xml:space="preserve">(Source : </w:t>
      </w:r>
      <w:hyperlink r:id="rId10" w:history="1">
        <w:r w:rsidRPr="0023663C">
          <w:rPr>
            <w:rStyle w:val="Lienhypertexte"/>
            <w:sz w:val="18"/>
          </w:rPr>
          <w:t>https://www.fr.capgemini.com/rapport-annuel/2015</w:t>
        </w:r>
      </w:hyperlink>
      <w:r w:rsidRPr="0023663C">
        <w:rPr>
          <w:sz w:val="18"/>
        </w:rPr>
        <w:t xml:space="preserve"> )</w:t>
      </w:r>
    </w:p>
    <w:p w14:paraId="5467AE75" w14:textId="77777777" w:rsidR="009C1DCF" w:rsidRDefault="009C1DCF" w:rsidP="0029455E">
      <w:pPr>
        <w:pStyle w:val="Corps"/>
      </w:pPr>
      <w:r>
        <w:t xml:space="preserve">Il me parait important de décrire ce graphique en deux aspects pour bien comprendre le fonctionnement de Capgemini : </w:t>
      </w:r>
    </w:p>
    <w:p w14:paraId="289CA6CE" w14:textId="77777777" w:rsidR="009C1DCF" w:rsidRDefault="009C1DCF" w:rsidP="009C1DCF">
      <w:pPr>
        <w:keepNext/>
      </w:pPr>
      <w:r>
        <w:rPr>
          <w:noProof/>
          <w:lang w:val="en-US"/>
        </w:rPr>
        <mc:AlternateContent>
          <mc:Choice Requires="wps">
            <w:drawing>
              <wp:anchor distT="0" distB="0" distL="114300" distR="114300" simplePos="0" relativeHeight="251664384" behindDoc="0" locked="0" layoutInCell="1" allowOverlap="1" wp14:anchorId="68C4F916" wp14:editId="6794A9AA">
                <wp:simplePos x="0" y="0"/>
                <wp:positionH relativeFrom="column">
                  <wp:posOffset>3438525</wp:posOffset>
                </wp:positionH>
                <wp:positionV relativeFrom="paragraph">
                  <wp:posOffset>2475230</wp:posOffset>
                </wp:positionV>
                <wp:extent cx="3088005" cy="302260"/>
                <wp:effectExtent l="0" t="4445" r="0" b="0"/>
                <wp:wrapNone/>
                <wp:docPr id="10"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8005"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1FC6EA" w14:textId="77777777" w:rsidR="00017E4C" w:rsidRPr="00E510CB" w:rsidRDefault="00017E4C"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D60EC6">
                              <w:rPr>
                                <w:noProof/>
                                <w:sz w:val="22"/>
                                <w:lang w:val="fr-FR"/>
                              </w:rPr>
                              <w:t>3</w:t>
                            </w:r>
                            <w:r w:rsidRPr="00E510CB">
                              <w:rPr>
                                <w:sz w:val="22"/>
                              </w:rPr>
                              <w:fldChar w:fldCharType="end"/>
                            </w:r>
                            <w:r w:rsidRPr="00E510CB">
                              <w:rPr>
                                <w:sz w:val="22"/>
                                <w:lang w:val="fr-FR"/>
                              </w:rPr>
                              <w:t>- Répartition du CA par métier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10" o:spid="_x0000_s1027" type="#_x0000_t202" style="position:absolute;margin-left:270.75pt;margin-top:194.9pt;width:243.15pt;height:23.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" stroked="f">
                <v:textbox style="mso-fit-shape-to-text:t" inset="0,0,0,0">
                  <w:txbxContent>
                    <w:p w:rsidR="00017E4C" w:rsidRPr="00E510CB" w:rsidRDefault="00017E4C" w:rsidP="009C1DCF">
                      <w:pPr>
                        <w:pStyle w:val="Lgende"/>
                        <w:rPr>
                          <w:noProof/>
                          <w:sz w:val="32"/>
                          <w:lang w:val="fr-FR"/>
                        </w:rPr>
                      </w:pPr>
                      <w:r w:rsidRPr="00E510CB">
                        <w:rPr>
                          <w:sz w:val="32"/>
                          <w:lang w:val="fr-FR"/>
                        </w:rPr>
                        <w:t xml:space="preserve">        </w:t>
                      </w:r>
                      <w:r w:rsidRPr="00E510CB">
                        <w:rPr>
                          <w:sz w:val="24"/>
                          <w:lang w:val="fr-FR"/>
                        </w:rPr>
                        <w:t>Figure</w:t>
                      </w:r>
                      <w:r w:rsidRPr="00E510CB">
                        <w:rPr>
                          <w:lang w:val="fr-FR"/>
                        </w:rPr>
                        <w:t xml:space="preserve"> </w:t>
                      </w:r>
                      <w:r w:rsidRPr="00E510CB">
                        <w:rPr>
                          <w:sz w:val="22"/>
                        </w:rPr>
                        <w:fldChar w:fldCharType="begin"/>
                      </w:r>
                      <w:r w:rsidRPr="00E510CB">
                        <w:rPr>
                          <w:sz w:val="22"/>
                          <w:lang w:val="fr-FR"/>
                        </w:rPr>
                        <w:instrText xml:space="preserve"> SEQ Figure \* ARABIC </w:instrText>
                      </w:r>
                      <w:r w:rsidRPr="00E510CB">
                        <w:rPr>
                          <w:sz w:val="22"/>
                        </w:rPr>
                        <w:fldChar w:fldCharType="separate"/>
                      </w:r>
                      <w:r w:rsidR="00D60EC6">
                        <w:rPr>
                          <w:noProof/>
                          <w:sz w:val="22"/>
                          <w:lang w:val="fr-FR"/>
                        </w:rPr>
                        <w:t>3</w:t>
                      </w:r>
                      <w:r w:rsidRPr="00E510CB">
                        <w:rPr>
                          <w:sz w:val="22"/>
                        </w:rPr>
                        <w:fldChar w:fldCharType="end"/>
                      </w:r>
                      <w:r w:rsidRPr="00E510CB">
                        <w:rPr>
                          <w:sz w:val="22"/>
                          <w:lang w:val="fr-FR"/>
                        </w:rPr>
                        <w:t>- Répartition du CA par métier</w:t>
                      </w:r>
                    </w:p>
                  </w:txbxContent>
                </v:textbox>
              </v:shape>
            </w:pict>
          </mc:Fallback>
        </mc:AlternateContent>
      </w:r>
      <w:r>
        <w:rPr>
          <w:noProof/>
          <w:lang w:val="en-US"/>
        </w:rPr>
        <w:drawing>
          <wp:anchor distT="0" distB="0" distL="114300" distR="114300" simplePos="0" relativeHeight="251660288" behindDoc="1" locked="0" layoutInCell="1" allowOverlap="1" wp14:anchorId="4D3DD572" wp14:editId="58324576">
            <wp:simplePos x="0" y="0"/>
            <wp:positionH relativeFrom="column">
              <wp:posOffset>3200400</wp:posOffset>
            </wp:positionH>
            <wp:positionV relativeFrom="paragraph">
              <wp:posOffset>0</wp:posOffset>
            </wp:positionV>
            <wp:extent cx="3088436" cy="1885950"/>
            <wp:effectExtent l="0" t="0" r="0" b="0"/>
            <wp:wrapNone/>
            <wp:docPr id="5" name="Image 5" descr="C:\Users\Marvin\Desktop\POUR LE RAPPORT\RépartitionCA_méti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vin\Desktop\POUR LE RAPPORT\RépartitionCA_métier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5529" cy="1890281"/>
                    </a:xfrm>
                    <a:prstGeom prst="rect">
                      <a:avLst/>
                    </a:prstGeom>
                    <a:noFill/>
                    <a:ln>
                      <a:noFill/>
                    </a:ln>
                  </pic:spPr>
                </pic:pic>
              </a:graphicData>
            </a:graphic>
          </wp:anchor>
        </w:drawing>
      </w:r>
      <w:r>
        <w:rPr>
          <w:noProof/>
          <w:lang w:val="en-US"/>
        </w:rPr>
        <w:drawing>
          <wp:inline distT="0" distB="0" distL="0" distR="0" wp14:anchorId="1B9FB1E9" wp14:editId="5878FCA7">
            <wp:extent cx="3257464" cy="2308951"/>
            <wp:effectExtent l="0" t="0" r="0" b="0"/>
            <wp:docPr id="6" name="Image 6" descr="C:\Users\Marvin\Desktop\POUR LE RAPPORT\RépratitionCA_sec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vin\Desktop\POUR LE RAPPORT\RépratitionCA_secteurs.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8068" cy="2337732"/>
                    </a:xfrm>
                    <a:prstGeom prst="rect">
                      <a:avLst/>
                    </a:prstGeom>
                    <a:noFill/>
                    <a:ln>
                      <a:noFill/>
                    </a:ln>
                  </pic:spPr>
                </pic:pic>
              </a:graphicData>
            </a:graphic>
          </wp:inline>
        </w:drawing>
      </w:r>
    </w:p>
    <w:p w14:paraId="1CB800AF" w14:textId="77777777" w:rsidR="009C1DCF" w:rsidRPr="00E510CB" w:rsidRDefault="009C1DCF" w:rsidP="009C1DCF">
      <w:pPr>
        <w:pStyle w:val="Lgende"/>
        <w:jc w:val="left"/>
        <w:rPr>
          <w:sz w:val="24"/>
          <w:lang w:val="fr-FR"/>
        </w:rPr>
      </w:pPr>
      <w:r w:rsidRPr="00E510CB">
        <w:rPr>
          <w:sz w:val="24"/>
          <w:lang w:val="fr-FR"/>
        </w:rPr>
        <w:t xml:space="preserve">        Figure </w:t>
      </w:r>
      <w:r w:rsidRPr="00E510CB">
        <w:rPr>
          <w:sz w:val="24"/>
        </w:rPr>
        <w:fldChar w:fldCharType="begin"/>
      </w:r>
      <w:r w:rsidRPr="00E510CB">
        <w:rPr>
          <w:sz w:val="24"/>
          <w:lang w:val="fr-FR"/>
        </w:rPr>
        <w:instrText xml:space="preserve"> SEQ Figure \* ARABIC </w:instrText>
      </w:r>
      <w:r w:rsidRPr="00E510CB">
        <w:rPr>
          <w:sz w:val="24"/>
        </w:rPr>
        <w:fldChar w:fldCharType="separate"/>
      </w:r>
      <w:r w:rsidR="00D60EC6">
        <w:rPr>
          <w:noProof/>
          <w:sz w:val="24"/>
          <w:lang w:val="fr-FR"/>
        </w:rPr>
        <w:t>4</w:t>
      </w:r>
      <w:r w:rsidRPr="00E510CB">
        <w:rPr>
          <w:sz w:val="24"/>
        </w:rPr>
        <w:fldChar w:fldCharType="end"/>
      </w:r>
      <w:r w:rsidRPr="00E510CB">
        <w:rPr>
          <w:sz w:val="24"/>
          <w:lang w:val="fr-FR"/>
        </w:rPr>
        <w:t>- R</w:t>
      </w:r>
      <w:r>
        <w:rPr>
          <w:sz w:val="24"/>
          <w:lang w:val="fr-FR"/>
        </w:rPr>
        <w:t>épartition du CA par secteur</w:t>
      </w:r>
    </w:p>
    <w:p w14:paraId="59FEF6DD" w14:textId="77777777" w:rsidR="0029455E" w:rsidRDefault="0029455E" w:rsidP="0029455E">
      <w:pPr>
        <w:pStyle w:val="Corps"/>
      </w:pPr>
    </w:p>
    <w:p w14:paraId="25516C74" w14:textId="77777777" w:rsidR="009C1DCF" w:rsidRDefault="009C1DCF" w:rsidP="0029455E">
      <w:pPr>
        <w:pStyle w:val="Corps"/>
      </w:pPr>
      <w:r>
        <w:t>Le graphique de gauche montre à quels point les clients du groupe Capgemini sont diversifiés, il n’y a pas de secteur « majeur » qui prends le dessus sur tous les autres, bien qu’on puisse noter que le groupe a des échanges très forts avec les services financiers.</w:t>
      </w:r>
    </w:p>
    <w:p w14:paraId="3FBA74C2" w14:textId="77777777" w:rsidR="009C1DCF" w:rsidRDefault="009C1DCF" w:rsidP="0029455E">
      <w:pPr>
        <w:pStyle w:val="Corps"/>
      </w:pPr>
      <w:r>
        <w:t xml:space="preserve">Le graphique de droite note l’énorme majorité des services applicatifs dans la répartition du chiffre d’affaire par métier. C’est d’ailleurs dans cette catégorie de métier que mon poste d’alternant se classe. </w:t>
      </w:r>
    </w:p>
    <w:p w14:paraId="6F1E0F6A" w14:textId="77777777" w:rsidR="009C1DCF" w:rsidRDefault="009C1DCF" w:rsidP="0029455E">
      <w:pPr>
        <w:pStyle w:val="Corps"/>
      </w:pPr>
    </w:p>
    <w:p w14:paraId="6F4246A6" w14:textId="77777777" w:rsidR="009C1DCF" w:rsidRDefault="009C1DCF" w:rsidP="0029455E">
      <w:pPr>
        <w:pStyle w:val="Corps"/>
      </w:pPr>
      <w:r w:rsidRPr="0023663C">
        <w:t>Cette activité importante lui permet d’employer 1</w:t>
      </w:r>
      <w:r>
        <w:t>81000</w:t>
      </w:r>
      <w:r w:rsidRPr="0023663C">
        <w:t xml:space="preserve"> collaborateurs </w:t>
      </w:r>
      <w:r>
        <w:t>dans plus de</w:t>
      </w:r>
      <w:r w:rsidRPr="0023663C">
        <w:t xml:space="preserve"> 40 pays</w:t>
      </w:r>
      <w:r>
        <w:t xml:space="preserve">. Le dernier graphique présenté ci-dessous expose l’énorme capacité de collaborateurs du groupe et la constante évolution de ce nombre de collaborateurs. Je souligne également que plus de 40% des embauchés sont des jeunes diplômés. </w:t>
      </w:r>
    </w:p>
    <w:p w14:paraId="5C9D32EF" w14:textId="77777777" w:rsidR="009C1DCF" w:rsidRDefault="009C1DCF" w:rsidP="009C1DCF"/>
    <w:p w14:paraId="15B7D291" w14:textId="77777777" w:rsidR="009C1DCF" w:rsidRDefault="009C1DCF" w:rsidP="009C1DCF"/>
    <w:p w14:paraId="4815D30D" w14:textId="77777777" w:rsidR="009C1DCF" w:rsidRDefault="009C1DCF" w:rsidP="009C1DCF"/>
    <w:p w14:paraId="084E736A" w14:textId="77777777" w:rsidR="009C1DCF" w:rsidRDefault="009C1DCF" w:rsidP="009C1DCF"/>
    <w:p w14:paraId="44AE6D3E" w14:textId="77777777" w:rsidR="009C1DCF" w:rsidRDefault="009C1DCF" w:rsidP="009C1DCF">
      <w:r>
        <w:rPr>
          <w:noProof/>
          <w:lang w:val="en-US"/>
        </w:rPr>
        <w:lastRenderedPageBreak/>
        <mc:AlternateContent>
          <mc:Choice Requires="wps">
            <w:drawing>
              <wp:anchor distT="0" distB="0" distL="114300" distR="114300" simplePos="0" relativeHeight="251662336" behindDoc="0" locked="0" layoutInCell="1" allowOverlap="1" wp14:anchorId="348177AC" wp14:editId="65D8D5A0">
                <wp:simplePos x="0" y="0"/>
                <wp:positionH relativeFrom="column">
                  <wp:posOffset>1104900</wp:posOffset>
                </wp:positionH>
                <wp:positionV relativeFrom="paragraph">
                  <wp:posOffset>3646170</wp:posOffset>
                </wp:positionV>
                <wp:extent cx="3390900" cy="302260"/>
                <wp:effectExtent l="0" t="0" r="0" b="254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0900" cy="302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248903" w14:textId="77777777" w:rsidR="00017E4C" w:rsidRPr="003B7C3C" w:rsidRDefault="00017E4C"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D60EC6">
                              <w:rPr>
                                <w:noProof/>
                                <w:sz w:val="24"/>
                                <w:lang w:val="fr-FR"/>
                              </w:rPr>
                              <w:t>5</w:t>
                            </w:r>
                            <w:r w:rsidRPr="003B7C3C">
                              <w:rPr>
                                <w:sz w:val="24"/>
                              </w:rPr>
                              <w:fldChar w:fldCharType="end"/>
                            </w:r>
                            <w:r w:rsidRPr="003B7C3C">
                              <w:rPr>
                                <w:sz w:val="24"/>
                                <w:lang w:val="fr-FR"/>
                              </w:rPr>
                              <w:t>- Evolution du nombre de collaborateurs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Zone de texte 9" o:spid="_x0000_s1028" type="#_x0000_t202" style="position:absolute;margin-left:87pt;margin-top:287.1pt;width:267pt;height:2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" stroked="f">
                <v:textbox style="mso-fit-shape-to-text:t" inset="0,0,0,0">
                  <w:txbxContent>
                    <w:p w:rsidR="00017E4C" w:rsidRPr="003B7C3C" w:rsidRDefault="00017E4C" w:rsidP="009C1DCF">
                      <w:pPr>
                        <w:pStyle w:val="Lgende"/>
                        <w:jc w:val="center"/>
                        <w:rPr>
                          <w:noProof/>
                          <w:sz w:val="36"/>
                          <w:lang w:val="fr-FR"/>
                        </w:rPr>
                      </w:pPr>
                      <w:r w:rsidRPr="003B7C3C">
                        <w:rPr>
                          <w:sz w:val="24"/>
                          <w:lang w:val="fr-FR"/>
                        </w:rPr>
                        <w:t xml:space="preserve">Figure </w:t>
                      </w:r>
                      <w:r w:rsidRPr="003B7C3C">
                        <w:rPr>
                          <w:sz w:val="24"/>
                        </w:rPr>
                        <w:fldChar w:fldCharType="begin"/>
                      </w:r>
                      <w:r w:rsidRPr="003B7C3C">
                        <w:rPr>
                          <w:sz w:val="24"/>
                          <w:lang w:val="fr-FR"/>
                        </w:rPr>
                        <w:instrText xml:space="preserve"> SEQ Figure \* ARABIC </w:instrText>
                      </w:r>
                      <w:r w:rsidRPr="003B7C3C">
                        <w:rPr>
                          <w:sz w:val="24"/>
                        </w:rPr>
                        <w:fldChar w:fldCharType="separate"/>
                      </w:r>
                      <w:r w:rsidR="00D60EC6">
                        <w:rPr>
                          <w:noProof/>
                          <w:sz w:val="24"/>
                          <w:lang w:val="fr-FR"/>
                        </w:rPr>
                        <w:t>5</w:t>
                      </w:r>
                      <w:r w:rsidRPr="003B7C3C">
                        <w:rPr>
                          <w:sz w:val="24"/>
                        </w:rPr>
                        <w:fldChar w:fldCharType="end"/>
                      </w:r>
                      <w:r w:rsidRPr="003B7C3C">
                        <w:rPr>
                          <w:sz w:val="24"/>
                          <w:lang w:val="fr-FR"/>
                        </w:rPr>
                        <w:t>- Evolution du nombre de collaborateurs</w:t>
                      </w:r>
                    </w:p>
                  </w:txbxContent>
                </v:textbox>
              </v:shape>
            </w:pict>
          </mc:Fallback>
        </mc:AlternateContent>
      </w:r>
      <w:r>
        <w:rPr>
          <w:noProof/>
          <w:lang w:val="en-US"/>
        </w:rPr>
        <w:drawing>
          <wp:anchor distT="0" distB="0" distL="114300" distR="114300" simplePos="0" relativeHeight="251661312" behindDoc="1" locked="0" layoutInCell="1" allowOverlap="1" wp14:anchorId="4A885AA7" wp14:editId="6C0A9859">
            <wp:simplePos x="0" y="0"/>
            <wp:positionH relativeFrom="column">
              <wp:posOffset>1104900</wp:posOffset>
            </wp:positionH>
            <wp:positionV relativeFrom="paragraph">
              <wp:posOffset>-439420</wp:posOffset>
            </wp:positionV>
            <wp:extent cx="3390900" cy="4028457"/>
            <wp:effectExtent l="0" t="0" r="0" b="0"/>
            <wp:wrapNone/>
            <wp:docPr id="7" name="Image 7" descr="C:\Users\Marvin\Desktop\POUR LE RAPPORT\EvolutionCollaborat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vin\Desktop\POUR LE RAPPORT\EvolutionCollaborateurs.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90900" cy="4028457"/>
                    </a:xfrm>
                    <a:prstGeom prst="rect">
                      <a:avLst/>
                    </a:prstGeom>
                    <a:noFill/>
                    <a:ln>
                      <a:noFill/>
                    </a:ln>
                  </pic:spPr>
                </pic:pic>
              </a:graphicData>
            </a:graphic>
          </wp:anchor>
        </w:drawing>
      </w:r>
    </w:p>
    <w:p w14:paraId="72A1C527" w14:textId="77777777" w:rsidR="009C1DCF" w:rsidRDefault="009C1DCF" w:rsidP="009C1DCF"/>
    <w:p w14:paraId="43155D02" w14:textId="77777777" w:rsidR="009C1DCF" w:rsidRDefault="009C1DCF" w:rsidP="009C1DCF"/>
    <w:p w14:paraId="259DE8AD" w14:textId="77777777" w:rsidR="009C1DCF" w:rsidRDefault="009C1DCF" w:rsidP="009C1DCF"/>
    <w:p w14:paraId="35F3EB3F" w14:textId="77777777" w:rsidR="009C1DCF" w:rsidRDefault="009C1DCF" w:rsidP="009C1DCF"/>
    <w:p w14:paraId="6994A4C7" w14:textId="77777777" w:rsidR="009C1DCF" w:rsidRDefault="009C1DCF" w:rsidP="009C1DCF"/>
    <w:p w14:paraId="06825EC8" w14:textId="77777777" w:rsidR="009C1DCF" w:rsidRDefault="009C1DCF" w:rsidP="009C1DCF"/>
    <w:p w14:paraId="527AD521" w14:textId="77777777" w:rsidR="009C1DCF" w:rsidRDefault="009C1DCF" w:rsidP="009C1DCF"/>
    <w:p w14:paraId="4D4F2EDA" w14:textId="77777777" w:rsidR="009C1DCF" w:rsidRDefault="009C1DCF" w:rsidP="009C1DCF"/>
    <w:p w14:paraId="71C52F31" w14:textId="77777777" w:rsidR="009C1DCF" w:rsidRDefault="009C1DCF" w:rsidP="009C1DCF"/>
    <w:p w14:paraId="34B06E60" w14:textId="77777777" w:rsidR="009C1DCF" w:rsidRDefault="009C1DCF" w:rsidP="009C1DCF"/>
    <w:p w14:paraId="6F873136" w14:textId="77777777" w:rsidR="009C1DCF" w:rsidRDefault="009C1DCF" w:rsidP="009C1DCF">
      <w:pPr>
        <w:rPr>
          <w:lang w:eastAsia="en-GB"/>
        </w:rPr>
      </w:pPr>
    </w:p>
    <w:p w14:paraId="3077EABD" w14:textId="77777777" w:rsidR="009C1DCF" w:rsidRDefault="009C1DCF" w:rsidP="009C1DCF">
      <w:pPr>
        <w:rPr>
          <w:lang w:eastAsia="en-GB"/>
        </w:rPr>
      </w:pPr>
    </w:p>
    <w:p w14:paraId="037533E6" w14:textId="77777777" w:rsidR="009C1DCF" w:rsidRDefault="009C1DCF" w:rsidP="009C1DCF">
      <w:pPr>
        <w:rPr>
          <w:lang w:eastAsia="en-GB"/>
        </w:rPr>
      </w:pPr>
    </w:p>
    <w:p w14:paraId="4254ACDC" w14:textId="77777777" w:rsidR="009C1DCF" w:rsidRDefault="009C1DCF" w:rsidP="009C1DCF">
      <w:pPr>
        <w:rPr>
          <w:lang w:eastAsia="en-GB"/>
        </w:rPr>
      </w:pPr>
    </w:p>
    <w:p w14:paraId="45785780" w14:textId="77777777" w:rsidR="009C1DCF" w:rsidRDefault="009C1DCF" w:rsidP="00505DD1">
      <w:pPr>
        <w:pStyle w:val="Title3"/>
        <w:rPr>
          <w:lang w:eastAsia="en-GB"/>
        </w:rPr>
      </w:pPr>
      <w:bookmarkStart w:id="34" w:name="_Toc460232904"/>
      <w:r>
        <w:rPr>
          <w:lang w:eastAsia="en-GB"/>
        </w:rPr>
        <w:t>Les 7 valeurs du groupe</w:t>
      </w:r>
      <w:bookmarkEnd w:id="34"/>
    </w:p>
    <w:p w14:paraId="34C1B2B3" w14:textId="77777777" w:rsidR="009C1DCF" w:rsidRDefault="009C1DCF" w:rsidP="00505DD1">
      <w:pPr>
        <w:pStyle w:val="Corps"/>
      </w:pPr>
      <w:r>
        <w:t xml:space="preserve">Capgemini accorde beaucoup d’importance à la transmission de ses valeurs fondatrices, et elles m’ont été inculquées dès mes premiers jours à Capgemini, via les échanges avec mes collègues et le programme e-learning. Ce programme est obligatoire pour tous les collaborateurs, et consiste à réaliser de petits cours et quizz en ligne, dans le but de nous transmettre les bases de l’éthique du groupe. Voici ces 7 valeurs : </w:t>
      </w:r>
    </w:p>
    <w:p w14:paraId="05F157C5" w14:textId="77777777" w:rsidR="009C1DCF" w:rsidRDefault="009C1DCF" w:rsidP="009C1DCF">
      <w:pPr>
        <w:autoSpaceDE w:val="0"/>
        <w:autoSpaceDN w:val="0"/>
        <w:adjustRightInd w:val="0"/>
        <w:spacing w:after="0" w:line="240" w:lineRule="auto"/>
        <w:rPr>
          <w:rFonts w:ascii="SFBX1200" w:hAnsi="SFBX1200" w:cs="SFBX1200"/>
          <w:szCs w:val="24"/>
        </w:rPr>
      </w:pPr>
    </w:p>
    <w:p w14:paraId="16C0D2C5"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L’honnêteté</w:t>
      </w:r>
      <w:r w:rsidRPr="00505DD1">
        <w:rPr>
          <w:rFonts w:ascii="Times New Roman" w:hAnsi="Times New Roman"/>
          <w:sz w:val="24"/>
          <w:lang w:eastAsia="en-GB"/>
        </w:rPr>
        <w:t>, et en particulier le refus de toutes pratiques déloyales dans la conduite des affaires en vue d’obtenir un contrat ou un avantage particulier. Des règles précises relatives aux commissions, cadeaux et dons de toute nature ont été établies dans cet esprit.</w:t>
      </w:r>
    </w:p>
    <w:p w14:paraId="7E629DDD"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L’audace</w:t>
      </w:r>
      <w:r w:rsidRPr="00505DD1">
        <w:rPr>
          <w:rFonts w:ascii="Times New Roman" w:hAnsi="Times New Roman"/>
          <w:sz w:val="24"/>
          <w:lang w:eastAsia="en-GB"/>
        </w:rPr>
        <w:t>, au sens du goût d’entreprendre, de l’envie de prendre des risques et de s’engager, dans le respect d’un principe général de prudence et de lucidité sans lequel le manager audacieux peut se révéler dangereux.</w:t>
      </w:r>
    </w:p>
    <w:p w14:paraId="284F205F"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w:t>
      </w:r>
      <w:r w:rsidRPr="00505DD1">
        <w:rPr>
          <w:rFonts w:ascii="Times New Roman" w:hAnsi="Times New Roman"/>
          <w:sz w:val="24"/>
          <w:lang w:eastAsia="en-GB"/>
        </w:rPr>
        <w:t xml:space="preserve"> </w:t>
      </w:r>
      <w:r w:rsidRPr="00505DD1">
        <w:rPr>
          <w:rFonts w:ascii="Times New Roman" w:hAnsi="Times New Roman"/>
          <w:b/>
          <w:sz w:val="24"/>
          <w:lang w:eastAsia="en-GB"/>
        </w:rPr>
        <w:t>confiance</w:t>
      </w:r>
      <w:r w:rsidRPr="00505DD1">
        <w:rPr>
          <w:rFonts w:ascii="Times New Roman" w:hAnsi="Times New Roman"/>
          <w:sz w:val="24"/>
          <w:lang w:eastAsia="en-GB"/>
        </w:rPr>
        <w:t xml:space="preserve">, qui implique la volonté de responsabiliser les hommes et les équipes, et de confronter les responsables aux effets de leurs actions et décisions. La confiance </w:t>
      </w:r>
      <w:r w:rsidRPr="00505DD1">
        <w:rPr>
          <w:rFonts w:ascii="Times New Roman" w:hAnsi="Times New Roman"/>
          <w:sz w:val="24"/>
          <w:lang w:eastAsia="en-GB"/>
        </w:rPr>
        <w:lastRenderedPageBreak/>
        <w:t>implique également l’ouverture d’esprit et une grande transparence dans la circulation de l’information.</w:t>
      </w:r>
    </w:p>
    <w:p w14:paraId="7E99A45D"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liberté</w:t>
      </w:r>
      <w:r w:rsidRPr="00505DD1">
        <w:rPr>
          <w:rFonts w:ascii="Times New Roman" w:hAnsi="Times New Roman"/>
          <w:sz w:val="24"/>
          <w:lang w:eastAsia="en-GB"/>
        </w:rPr>
        <w:t>, ou encore la créativité, l’innovation, l’indépendance d’esprit et le respect des autres dans leurs cultures, leurs habitudes et leurs différences, ce qui est indispensable dans un Groupe présent dans plus d’une quarantaine de pays et comptant près de 180 000 personnes représentant une centaine de nationalités différentes.</w:t>
      </w:r>
    </w:p>
    <w:p w14:paraId="67438B67"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solidarité</w:t>
      </w:r>
      <w:r w:rsidRPr="00505DD1">
        <w:rPr>
          <w:rFonts w:ascii="Times New Roman" w:hAnsi="Times New Roman"/>
          <w:sz w:val="24"/>
          <w:lang w:eastAsia="en-GB"/>
        </w:rPr>
        <w:t xml:space="preserve"> et la capacité à partager solidairement les bons et les mauvais moments.</w:t>
      </w:r>
    </w:p>
    <w:p w14:paraId="2547E5EE"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La simplicité</w:t>
      </w:r>
      <w:r w:rsidRPr="00505DD1">
        <w:rPr>
          <w:rFonts w:ascii="Times New Roman" w:hAnsi="Times New Roman"/>
          <w:sz w:val="24"/>
          <w:lang w:eastAsia="en-GB"/>
        </w:rPr>
        <w:t xml:space="preserve"> dans les relations avec les autres et dans l’approche des sujets.</w:t>
      </w:r>
    </w:p>
    <w:p w14:paraId="524CAA6F" w14:textId="77777777" w:rsidR="009C1DCF" w:rsidRPr="00505DD1" w:rsidRDefault="009C1DCF" w:rsidP="009C1DCF">
      <w:pPr>
        <w:pStyle w:val="Paragraphedeliste"/>
        <w:numPr>
          <w:ilvl w:val="0"/>
          <w:numId w:val="5"/>
        </w:numPr>
        <w:spacing w:line="360" w:lineRule="auto"/>
        <w:jc w:val="both"/>
        <w:rPr>
          <w:rFonts w:ascii="Times New Roman" w:hAnsi="Times New Roman"/>
          <w:sz w:val="24"/>
          <w:lang w:eastAsia="en-GB"/>
        </w:rPr>
      </w:pPr>
      <w:r w:rsidRPr="00505DD1">
        <w:rPr>
          <w:rFonts w:ascii="Times New Roman" w:hAnsi="Times New Roman"/>
          <w:b/>
          <w:sz w:val="24"/>
          <w:lang w:eastAsia="en-GB"/>
        </w:rPr>
        <w:t>Le plaisir</w:t>
      </w:r>
      <w:r w:rsidRPr="00505DD1">
        <w:rPr>
          <w:rFonts w:ascii="Times New Roman" w:hAnsi="Times New Roman"/>
          <w:sz w:val="24"/>
          <w:lang w:eastAsia="en-GB"/>
        </w:rPr>
        <w:t xml:space="preserve"> enfin, sans lequel tout projet d’entreprise est difficile, voire impossible à réaliser.</w:t>
      </w:r>
    </w:p>
    <w:p w14:paraId="62334F65" w14:textId="77777777" w:rsidR="009C1DCF" w:rsidRPr="00883D20" w:rsidRDefault="009C1DCF" w:rsidP="009C1DCF">
      <w:pPr>
        <w:pStyle w:val="Paragraphedeliste"/>
      </w:pPr>
    </w:p>
    <w:p w14:paraId="6579C52F" w14:textId="77777777" w:rsidR="009C1DCF" w:rsidRDefault="009C1DCF" w:rsidP="00FE2536">
      <w:pPr>
        <w:pStyle w:val="Title2"/>
      </w:pPr>
      <w:bookmarkStart w:id="35" w:name="_Toc460232905"/>
      <w:r>
        <w:t>Présentation du cluster GIS</w:t>
      </w:r>
      <w:bookmarkEnd w:id="35"/>
    </w:p>
    <w:p w14:paraId="0B8E80B5" w14:textId="77777777" w:rsidR="009C1DCF" w:rsidRPr="00D33CF7" w:rsidRDefault="009C1DCF" w:rsidP="00505DD1">
      <w:pPr>
        <w:pStyle w:val="Corps"/>
      </w:pPr>
      <w:r>
        <w:t xml:space="preserve">De par la taille du groupe Capgemini, il est évident que sa structure est hiérarchisée en blocs et clusters. Cette structure est déterminée sur le critère du secteur d’activité (applications, infogérance..) puis de l’activité client. </w:t>
      </w:r>
      <w:r w:rsidRPr="00D33CF7">
        <w:t xml:space="preserve">L’entreprise est axée sur une organisation à double entrée, favorisant la spécialisation métier et client. Elle peut ainsi se spécialiser sur une typologie de client, des rapprochements pouvant exister entre les projets d’entreprises autour d’un même domaine ; ce qui lui permet de répondre aux appels d’offre de manière plus précise avec des références plus proches des clients. </w:t>
      </w:r>
    </w:p>
    <w:p w14:paraId="74EC510E" w14:textId="77777777" w:rsidR="009C1DCF" w:rsidRDefault="009C1DCF" w:rsidP="00505DD1">
      <w:pPr>
        <w:pStyle w:val="Corps"/>
      </w:pPr>
      <w:r>
        <w:t xml:space="preserve">Je me situe ainsi dans la branche Application Services France, qui regroupe 5 « Practice ». Le cluster GIS est englobé dans </w:t>
      </w:r>
      <w:proofErr w:type="gramStart"/>
      <w:r>
        <w:t>la</w:t>
      </w:r>
      <w:proofErr w:type="gramEnd"/>
      <w:r>
        <w:t xml:space="preserve"> practice CSD (Custom Software </w:t>
      </w:r>
      <w:proofErr w:type="spellStart"/>
      <w:r>
        <w:t>Developement</w:t>
      </w:r>
      <w:proofErr w:type="spellEnd"/>
      <w:r>
        <w:t>) et plus précisément dans la practice CSD TMP (Transport Mutuelles Public). Enfin, cette practice est divisé en 4 « </w:t>
      </w:r>
      <w:proofErr w:type="spellStart"/>
      <w:r>
        <w:t>skill</w:t>
      </w:r>
      <w:proofErr w:type="spellEnd"/>
      <w:r>
        <w:t xml:space="preserve"> group », celui de mon service étant le </w:t>
      </w:r>
      <w:proofErr w:type="spellStart"/>
      <w:r>
        <w:t>skill</w:t>
      </w:r>
      <w:proofErr w:type="spellEnd"/>
      <w:r>
        <w:t xml:space="preserve"> group « Transport public &amp; centre d’excellence GIS », piloté ici à Nantes. </w:t>
      </w:r>
    </w:p>
    <w:p w14:paraId="28EE73DC" w14:textId="77777777" w:rsidR="009C1DCF" w:rsidRDefault="009C1DCF" w:rsidP="00505DD1">
      <w:pPr>
        <w:pStyle w:val="Corps"/>
      </w:pPr>
      <w:r>
        <w:t xml:space="preserve">Le cluster GIS a été créé il y a </w:t>
      </w:r>
      <w:commentRangeStart w:id="36"/>
      <w:r>
        <w:t>2 ans et demi</w:t>
      </w:r>
      <w:commentRangeEnd w:id="36"/>
      <w:r w:rsidR="0004281F">
        <w:rPr>
          <w:rStyle w:val="Marquedecommentaire"/>
          <w:rFonts w:asciiTheme="minorHAnsi" w:hAnsiTheme="minorHAnsi"/>
          <w:lang w:eastAsia="en-US"/>
        </w:rPr>
        <w:commentReference w:id="36"/>
      </w:r>
      <w:r>
        <w:t xml:space="preserve">, dans le but de mutualiser des ressources et des projets à vocation SIG (Systèmes d’Informations Géographiques). Le cluster est composé d’environ 40 personnes et gère principalement des projets en TMA (Tierce Maintenance Applicative) pour </w:t>
      </w:r>
      <w:del w:id="37" w:author="DESNOYERS, Xavier" w:date="2017-06-21T14:41:00Z">
        <w:r w:rsidDel="0004281F">
          <w:delText>de la</w:delText>
        </w:r>
      </w:del>
      <w:ins w:id="38" w:author="DESNOYERS, Xavier" w:date="2017-06-21T14:41:00Z">
        <w:r w:rsidR="0004281F">
          <w:t>du</w:t>
        </w:r>
      </w:ins>
      <w:r>
        <w:t xml:space="preserve"> MCO (Maintien en Conditions Opérationnelles) et des évolutions fonctionnelles techniques. </w:t>
      </w:r>
    </w:p>
    <w:p w14:paraId="5EDF7671" w14:textId="77777777" w:rsidR="006B647B" w:rsidRDefault="006B647B" w:rsidP="00505DD1">
      <w:pPr>
        <w:pStyle w:val="Corps"/>
      </w:pPr>
    </w:p>
    <w:p w14:paraId="3DCFBDBE" w14:textId="77777777" w:rsidR="006B647B" w:rsidRDefault="00050581" w:rsidP="006B647B">
      <w:pPr>
        <w:pStyle w:val="Title1"/>
      </w:pPr>
      <w:r>
        <w:lastRenderedPageBreak/>
        <w:t>Présentation du projet</w:t>
      </w:r>
    </w:p>
    <w:p w14:paraId="65AF030E" w14:textId="77777777" w:rsidR="006B647B" w:rsidRPr="00252FD9" w:rsidRDefault="006B647B" w:rsidP="006B647B">
      <w:pPr>
        <w:pStyle w:val="Title2"/>
      </w:pPr>
      <w:bookmarkStart w:id="39" w:name="_Toc472349060"/>
      <w:r w:rsidRPr="00252FD9">
        <w:t>Contexte général</w:t>
      </w:r>
      <w:bookmarkEnd w:id="39"/>
    </w:p>
    <w:p w14:paraId="0615128C" w14:textId="77777777" w:rsidR="00957ABD" w:rsidRPr="0004281F" w:rsidRDefault="00957ABD" w:rsidP="006B647B">
      <w:pPr>
        <w:pStyle w:val="Corps"/>
        <w:rPr>
          <w:b/>
          <w:color w:val="FF0000"/>
          <w:rPrChange w:id="40" w:author="DESNOYERS, Xavier" w:date="2017-06-21T14:42:00Z">
            <w:rPr/>
          </w:rPrChange>
        </w:rPr>
      </w:pPr>
      <w:r w:rsidRPr="0004281F">
        <w:rPr>
          <w:b/>
          <w:color w:val="FF0000"/>
          <w:rPrChange w:id="41" w:author="DESNOYERS, Xavier" w:date="2017-06-21T14:42:00Z">
            <w:rPr/>
          </w:rPrChange>
        </w:rPr>
        <w:t>(A ajouter des trucs sur SERT proprement dite)</w:t>
      </w:r>
    </w:p>
    <w:p w14:paraId="71752BE5" w14:textId="77777777" w:rsidR="006B647B" w:rsidRPr="00EE466B" w:rsidRDefault="006B647B" w:rsidP="006B647B">
      <w:pPr>
        <w:pStyle w:val="Corps"/>
      </w:pPr>
      <w:r w:rsidRPr="00EE466B">
        <w:t xml:space="preserve">Le service d'infrastructure de la défense (SID) assure le soutien commun à l’ensemble du ministère sur les aspects immobiliers aussi bien sur le sol national qu'à l'étranger. Il réalise le système d’information métier permettant de conduire les opérations d’infrastructure du service. </w:t>
      </w:r>
    </w:p>
    <w:p w14:paraId="3721E262" w14:textId="77777777" w:rsidR="006B647B" w:rsidRDefault="006B647B" w:rsidP="006B647B">
      <w:pPr>
        <w:pStyle w:val="Corps"/>
      </w:pPr>
      <w:r w:rsidRPr="00EE466B">
        <w:t xml:space="preserve">Le CETID </w:t>
      </w:r>
      <w:r>
        <w:t>(</w:t>
      </w:r>
      <w:r w:rsidRPr="00047BCF">
        <w:t>Centre d’Expertise des Techniques de l’Infrastructure de la</w:t>
      </w:r>
      <w:r>
        <w:t xml:space="preserve"> </w:t>
      </w:r>
      <w:r w:rsidRPr="00047BCF">
        <w:t xml:space="preserve">Défense) </w:t>
      </w:r>
      <w:r w:rsidRPr="00EE466B">
        <w:t>est le centre d’expertise du SID. Il relève de la direction centrale du SID</w:t>
      </w:r>
      <w:r>
        <w:t xml:space="preserve"> </w:t>
      </w:r>
      <w:r w:rsidRPr="00EE466B">
        <w:t>(DCSID) dont il est un organisme extérieur. Il intervient en tant que spécialiste dans le</w:t>
      </w:r>
      <w:r>
        <w:t xml:space="preserve"> </w:t>
      </w:r>
      <w:r w:rsidRPr="00EE466B">
        <w:t>domaine du soutien de l’infrastructure sur le territoire national dont les DOM-COM, à</w:t>
      </w:r>
      <w:r>
        <w:t xml:space="preserve"> </w:t>
      </w:r>
      <w:r w:rsidRPr="00EE466B">
        <w:t>l’étranger et sur les théâtres d’opérations.</w:t>
      </w:r>
    </w:p>
    <w:p w14:paraId="29F69C8D" w14:textId="77777777" w:rsidR="006B647B" w:rsidRDefault="006B647B" w:rsidP="006B647B">
      <w:pPr>
        <w:pStyle w:val="Corps"/>
      </w:pPr>
      <w:r w:rsidRPr="00EE466B">
        <w:t xml:space="preserve">Le </w:t>
      </w:r>
      <w:ins w:id="42" w:author="DESNOYERS, Xavier" w:date="2017-06-21T14:42:00Z">
        <w:r w:rsidR="0004281F">
          <w:t>D</w:t>
        </w:r>
      </w:ins>
      <w:del w:id="43" w:author="DESNOYERS, Xavier" w:date="2017-06-21T14:42:00Z">
        <w:r w:rsidRPr="00EE466B" w:rsidDel="0004281F">
          <w:delText>B</w:delText>
        </w:r>
      </w:del>
      <w:r>
        <w:t>E</w:t>
      </w:r>
      <w:r w:rsidRPr="00EE466B">
        <w:t xml:space="preserve">CST </w:t>
      </w:r>
      <w:r>
        <w:t>(</w:t>
      </w:r>
      <w:ins w:id="44" w:author="DESNOYERS, Xavier" w:date="2017-06-21T14:42:00Z">
        <w:r w:rsidR="0004281F">
          <w:t>Département</w:t>
        </w:r>
      </w:ins>
      <w:del w:id="45" w:author="DESNOYERS, Xavier" w:date="2017-06-21T14:42:00Z">
        <w:r w:rsidRPr="00C707F1" w:rsidDel="0004281F">
          <w:delText>Bureau</w:delText>
        </w:r>
      </w:del>
      <w:r w:rsidRPr="00C707F1">
        <w:t xml:space="preserve"> </w:t>
      </w:r>
      <w:ins w:id="46" w:author="DESNOYERS, Xavier" w:date="2017-06-21T14:42:00Z">
        <w:r w:rsidR="0004281F">
          <w:t>d’</w:t>
        </w:r>
      </w:ins>
      <w:r w:rsidRPr="00C707F1">
        <w:t>Expertise Champs et Stands de Tir</w:t>
      </w:r>
      <w:r>
        <w:t xml:space="preserve">) </w:t>
      </w:r>
      <w:r w:rsidRPr="00EE466B">
        <w:t>est le bureau du CETID qui traite des infrastructures de tir. Il est l’organe</w:t>
      </w:r>
      <w:r>
        <w:t xml:space="preserve"> </w:t>
      </w:r>
      <w:r w:rsidRPr="00EE466B">
        <w:t>exécutif de la Commission Supérieure Interarmées des Infrastructures de Tir (CSIIT). A</w:t>
      </w:r>
      <w:r>
        <w:t xml:space="preserve"> </w:t>
      </w:r>
      <w:r w:rsidRPr="00EE466B">
        <w:t>ce titre, il est chargé d’étudier :</w:t>
      </w:r>
    </w:p>
    <w:p w14:paraId="74E0839E" w14:textId="77777777" w:rsidR="006B647B" w:rsidRDefault="006B647B" w:rsidP="006B647B">
      <w:pPr>
        <w:pStyle w:val="Corps"/>
        <w:numPr>
          <w:ilvl w:val="4"/>
          <w:numId w:val="1"/>
        </w:numPr>
        <w:ind w:left="709"/>
      </w:pPr>
      <w:r w:rsidRPr="00EE466B">
        <w:t>Les caractéristiques techniques des installations de tir d’un type nouveau.</w:t>
      </w:r>
    </w:p>
    <w:p w14:paraId="64263FA7" w14:textId="77777777" w:rsidR="006B647B" w:rsidRDefault="006B647B" w:rsidP="006B647B">
      <w:pPr>
        <w:pStyle w:val="Corps"/>
        <w:numPr>
          <w:ilvl w:val="4"/>
          <w:numId w:val="1"/>
        </w:numPr>
        <w:ind w:left="709"/>
      </w:pPr>
      <w:r w:rsidRPr="00EE466B">
        <w:t>Les règles techniques et administratives auxquelles sont soumises ces infrastructures pour assurer la sécurité des biens et des personnes.</w:t>
      </w:r>
    </w:p>
    <w:p w14:paraId="2A64E23B" w14:textId="77777777" w:rsidR="006B647B" w:rsidRDefault="006B647B" w:rsidP="006B647B">
      <w:pPr>
        <w:pStyle w:val="Corps"/>
        <w:numPr>
          <w:ilvl w:val="4"/>
          <w:numId w:val="1"/>
        </w:numPr>
        <w:ind w:left="709"/>
      </w:pPr>
      <w:r w:rsidRPr="00EE466B">
        <w:t>Les mesures de sécurité à appliquer lors de l’exécution des tirs dans un stand de tir ou sur un champ de tir.</w:t>
      </w:r>
    </w:p>
    <w:p w14:paraId="7B47AEDF" w14:textId="77777777" w:rsidR="006B647B" w:rsidRPr="00EE466B" w:rsidRDefault="006B647B" w:rsidP="006B647B">
      <w:pPr>
        <w:pStyle w:val="Corps"/>
        <w:numPr>
          <w:ilvl w:val="4"/>
          <w:numId w:val="1"/>
        </w:numPr>
        <w:ind w:left="709"/>
      </w:pPr>
      <w:r w:rsidRPr="00EE466B">
        <w:t>Les modifications qui doivent être apportées aux documents réglementaires ou aux infrastructures de tir de manière à répondre au mieux aux besoins des utilisateurs et de coïncider avec la réglementation générale.</w:t>
      </w:r>
    </w:p>
    <w:p w14:paraId="080C9F1F" w14:textId="77777777" w:rsidR="006B647B" w:rsidRDefault="006B647B" w:rsidP="006B647B">
      <w:pPr>
        <w:pStyle w:val="Corps"/>
      </w:pPr>
      <w:r w:rsidRPr="00EE466B">
        <w:t>A ce titre il établit les régimes de champs de tir qui fixent les règles à respecter pour</w:t>
      </w:r>
      <w:r>
        <w:t xml:space="preserve"> </w:t>
      </w:r>
      <w:r w:rsidRPr="00EE466B">
        <w:t>assurer la sécurité des personnes et des biens lors de l’exécution des tirs. Il participe</w:t>
      </w:r>
      <w:r>
        <w:t xml:space="preserve"> </w:t>
      </w:r>
      <w:r w:rsidRPr="00EE466B">
        <w:t>donc activement à la préparation opérationnelle des forces</w:t>
      </w:r>
      <w:r>
        <w:t xml:space="preserve">. </w:t>
      </w:r>
    </w:p>
    <w:p w14:paraId="67411059" w14:textId="77777777" w:rsidR="006B647B" w:rsidRDefault="00B46E21" w:rsidP="00B46E21">
      <w:pPr>
        <w:pStyle w:val="Title2"/>
        <w:rPr>
          <w:rFonts w:eastAsia="Times New Roman"/>
        </w:rPr>
      </w:pPr>
      <w:r>
        <w:rPr>
          <w:rFonts w:eastAsia="Times New Roman"/>
        </w:rPr>
        <w:t>Description</w:t>
      </w:r>
      <w:r w:rsidR="00F24428">
        <w:rPr>
          <w:rFonts w:eastAsia="Times New Roman"/>
        </w:rPr>
        <w:t xml:space="preserve"> de </w:t>
      </w:r>
      <w:r w:rsidR="006B647B">
        <w:rPr>
          <w:rFonts w:eastAsia="Times New Roman"/>
        </w:rPr>
        <w:t>SERT</w:t>
      </w:r>
    </w:p>
    <w:p w14:paraId="461D06FD" w14:textId="77777777" w:rsidR="00B46E21" w:rsidRDefault="00B46E21" w:rsidP="00B46E21">
      <w:pPr>
        <w:pStyle w:val="Corps"/>
      </w:pPr>
      <w:r>
        <w:t xml:space="preserve">Un régime de champ de tir est la notice d’emploi de l’infrastructure de tir, couverte ou à l’air libre. Il précise à partir de quelles positions et vers quels objectifs, avec quelles armes et </w:t>
      </w:r>
      <w:r>
        <w:lastRenderedPageBreak/>
        <w:t xml:space="preserve">munitions le tir est autorisé. Il décrit les zones dangereuses, les mesures de sécurité à prendre, les éventuels tirs simultanés autorisés. </w:t>
      </w:r>
    </w:p>
    <w:p w14:paraId="62A1FDE3" w14:textId="77777777" w:rsidR="00B46E21" w:rsidRDefault="00B46E21" w:rsidP="00B46E21">
      <w:pPr>
        <w:pStyle w:val="Corps"/>
      </w:pPr>
      <w:r>
        <w:t xml:space="preserve">Pour les riverains (commune sur laquelle est implanté le champ de tir, aviation civile, etc.), il permet de connaître les usages et les contraintes du champ de tir. C’est un document normalisé propre à chaque infrastructure de tir (champs de tir). </w:t>
      </w:r>
    </w:p>
    <w:p w14:paraId="7B95CF78" w14:textId="77777777" w:rsidR="00B46E21" w:rsidRDefault="00B46E21" w:rsidP="00B46E21">
      <w:pPr>
        <w:pStyle w:val="Corps"/>
      </w:pPr>
      <w:r>
        <w:t xml:space="preserve">Il est établi par les traitants du </w:t>
      </w:r>
      <w:ins w:id="47" w:author="DESNOYERS, Xavier" w:date="2017-06-21T14:43:00Z">
        <w:r w:rsidR="0004281F">
          <w:t>D</w:t>
        </w:r>
      </w:ins>
      <w:del w:id="48" w:author="DESNOYERS, Xavier" w:date="2017-06-21T14:43:00Z">
        <w:r w:rsidDel="0004281F">
          <w:delText>B</w:delText>
        </w:r>
      </w:del>
      <w:r>
        <w:t>ECST au titre de la CSIIT.</w:t>
      </w:r>
    </w:p>
    <w:p w14:paraId="3D451EE9" w14:textId="77777777" w:rsidR="001D42EF" w:rsidRDefault="00B46E21" w:rsidP="00B46E21">
      <w:pPr>
        <w:pStyle w:val="Corps"/>
      </w:pPr>
      <w:r>
        <w:t>Il est le seul document qui fait foi en matière de sécurité. Il engage donc la responsabilité juridique de l’Etat.</w:t>
      </w:r>
    </w:p>
    <w:p w14:paraId="1FBFB547" w14:textId="77777777" w:rsidR="001D42EF" w:rsidRPr="00F7245D" w:rsidRDefault="001D42EF" w:rsidP="001D42EF">
      <w:pPr>
        <w:pStyle w:val="Corps"/>
        <w:rPr>
          <w:highlight w:val="yellow"/>
        </w:rPr>
      </w:pPr>
      <w:r w:rsidRPr="000C1DC4">
        <w:t xml:space="preserve">Pour lui permettre d’élaborer les régimes des champs de tirs en tenant compte de l’évolution de la réglementation relative aux infrastructures de tir, le </w:t>
      </w:r>
      <w:ins w:id="49" w:author="DESNOYERS, Xavier" w:date="2017-06-21T14:44:00Z">
        <w:r w:rsidR="0004281F">
          <w:t>D</w:t>
        </w:r>
      </w:ins>
      <w:del w:id="50" w:author="DESNOYERS, Xavier" w:date="2017-06-21T14:44:00Z">
        <w:r w:rsidRPr="000C1DC4" w:rsidDel="0004281F">
          <w:delText>B</w:delText>
        </w:r>
      </w:del>
      <w:r w:rsidRPr="000C1DC4">
        <w:t xml:space="preserve">ECST </w:t>
      </w:r>
      <w:commentRangeStart w:id="51"/>
      <w:r w:rsidRPr="000C1DC4">
        <w:t xml:space="preserve">s’est doté de SERT </w:t>
      </w:r>
      <w:commentRangeEnd w:id="51"/>
      <w:r w:rsidR="0004281F">
        <w:rPr>
          <w:rStyle w:val="Marquedecommentaire"/>
          <w:rFonts w:asciiTheme="minorHAnsi" w:hAnsiTheme="minorHAnsi"/>
          <w:lang w:eastAsia="en-US"/>
        </w:rPr>
        <w:commentReference w:id="51"/>
      </w:r>
      <w:r w:rsidRPr="000C1DC4">
        <w:t>(Système d’Edition des régimes de champs de Tir) en 2014.</w:t>
      </w:r>
      <w:r w:rsidRPr="00F7245D">
        <w:rPr>
          <w:highlight w:val="yellow"/>
        </w:rPr>
        <w:t xml:space="preserve"> </w:t>
      </w:r>
    </w:p>
    <w:p w14:paraId="189A1619" w14:textId="77777777" w:rsidR="001D42EF" w:rsidRDefault="001D42EF" w:rsidP="00B46E21">
      <w:pPr>
        <w:pStyle w:val="Corps"/>
      </w:pPr>
      <w:r>
        <w:t>L</w:t>
      </w:r>
      <w:r w:rsidRPr="000C1DC4">
        <w:t xml:space="preserve">’élaboration des régimes de tir est complexe et ceux-ci doivent être remis à jour régulièrement, le déploiement de SERT a permis au </w:t>
      </w:r>
      <w:ins w:id="52" w:author="DESNOYERS, Xavier" w:date="2017-06-21T14:44:00Z">
        <w:r w:rsidR="0004281F">
          <w:t>D</w:t>
        </w:r>
      </w:ins>
      <w:del w:id="53" w:author="DESNOYERS, Xavier" w:date="2017-06-21T14:44:00Z">
        <w:r w:rsidRPr="000C1DC4" w:rsidDel="0004281F">
          <w:delText>B</w:delText>
        </w:r>
      </w:del>
      <w:r w:rsidRPr="000C1DC4">
        <w:t>ECST d’améliorer l’efficience de ses rédacteurs de par la réduction des délais de production des documents intéressant la CSIIT.</w:t>
      </w:r>
    </w:p>
    <w:p w14:paraId="6A4E847D" w14:textId="77777777" w:rsidR="006B647B" w:rsidRDefault="0031412C" w:rsidP="007E2F2D">
      <w:pPr>
        <w:pStyle w:val="Title2"/>
        <w:rPr>
          <w:rFonts w:eastAsia="Times New Roman"/>
        </w:rPr>
      </w:pPr>
      <w:r>
        <w:rPr>
          <w:rFonts w:eastAsia="Times New Roman"/>
        </w:rPr>
        <w:t>Analyse</w:t>
      </w:r>
      <w:r w:rsidR="006B647B">
        <w:rPr>
          <w:rFonts w:eastAsia="Times New Roman"/>
        </w:rPr>
        <w:t xml:space="preserve"> de l’existant</w:t>
      </w:r>
    </w:p>
    <w:p w14:paraId="613D8D38" w14:textId="77777777" w:rsidR="007E2F2D" w:rsidRDefault="008A0BCC" w:rsidP="009F6577">
      <w:pPr>
        <w:pStyle w:val="Title3"/>
      </w:pPr>
      <w:r>
        <w:t>Fonctionnement actuel de SERT</w:t>
      </w:r>
    </w:p>
    <w:p w14:paraId="115F8712" w14:textId="77777777" w:rsidR="009F6577" w:rsidRDefault="009F6577" w:rsidP="009F6577">
      <w:pPr>
        <w:pStyle w:val="Corps"/>
      </w:pPr>
      <w:r>
        <w:t xml:space="preserve">Actuellement, les </w:t>
      </w:r>
      <w:commentRangeStart w:id="54"/>
      <w:r>
        <w:t xml:space="preserve">ESID </w:t>
      </w:r>
      <w:commentRangeEnd w:id="54"/>
      <w:r w:rsidR="00043E52">
        <w:rPr>
          <w:rStyle w:val="Marquedecommentaire"/>
          <w:rFonts w:asciiTheme="minorHAnsi" w:hAnsiTheme="minorHAnsi"/>
          <w:lang w:eastAsia="en-US"/>
        </w:rPr>
        <w:commentReference w:id="54"/>
      </w:r>
      <w:r>
        <w:t xml:space="preserve">rédigent des programmes tir sur demande de ses clients à partir d’une FEB. Dans l’impossibilité de réaliser les études de faisabilité, les ESID sollicite le </w:t>
      </w:r>
      <w:ins w:id="55" w:author="DESNOYERS, Xavier" w:date="2017-06-21T14:49:00Z">
        <w:r w:rsidR="00043E52">
          <w:t>D</w:t>
        </w:r>
      </w:ins>
      <w:del w:id="56" w:author="DESNOYERS, Xavier" w:date="2017-06-21T14:49:00Z">
        <w:r w:rsidDel="00043E52">
          <w:delText>B</w:delText>
        </w:r>
      </w:del>
      <w:r>
        <w:t xml:space="preserve">ECST pour palier à cette problématique. Le </w:t>
      </w:r>
      <w:ins w:id="57" w:author="DESNOYERS, Xavier" w:date="2017-06-21T14:50:00Z">
        <w:r w:rsidR="00043E52">
          <w:t>D</w:t>
        </w:r>
      </w:ins>
      <w:del w:id="58" w:author="DESNOYERS, Xavier" w:date="2017-06-21T14:50:00Z">
        <w:r w:rsidDel="00043E52">
          <w:delText>B</w:delText>
        </w:r>
      </w:del>
      <w:r>
        <w:t xml:space="preserve">ECST réalise l’étude de faisabilité dans SERT et la transmet à l’ESID demandeur qui la transforme en «programme tir». Ce «programme tir» est transformé en dossier initial. Ce dossier est à nouveau transmis au </w:t>
      </w:r>
      <w:ins w:id="59" w:author="DESNOYERS, Xavier" w:date="2017-06-21T14:50:00Z">
        <w:r w:rsidR="00043E52">
          <w:t>D</w:t>
        </w:r>
      </w:ins>
      <w:del w:id="60" w:author="DESNOYERS, Xavier" w:date="2017-06-21T14:50:00Z">
        <w:r w:rsidDel="00043E52">
          <w:delText>B</w:delText>
        </w:r>
      </w:del>
      <w:r>
        <w:t xml:space="preserve">ECST. A l’aide de ce dossier, le </w:t>
      </w:r>
      <w:ins w:id="61" w:author="DESNOYERS, Xavier" w:date="2017-06-21T14:50:00Z">
        <w:r w:rsidR="00043E52">
          <w:t>D</w:t>
        </w:r>
      </w:ins>
      <w:del w:id="62" w:author="DESNOYERS, Xavier" w:date="2017-06-21T14:50:00Z">
        <w:r w:rsidDel="00043E52">
          <w:delText>B</w:delText>
        </w:r>
      </w:del>
      <w:r>
        <w:t>ECST finalise et rédige le régime de tir dans SERT.</w:t>
      </w:r>
    </w:p>
    <w:p w14:paraId="18CD7C55" w14:textId="77777777" w:rsidR="009F6577" w:rsidRDefault="009F6577" w:rsidP="009F6577">
      <w:pPr>
        <w:pStyle w:val="Corps"/>
      </w:pPr>
      <w:r>
        <w:t xml:space="preserve">S’il garantit la qualité de la réalisation du régime, ce mode de fonctionnement est très lourd et demande beaucoup de temps (aller-retour par courrier officiel). </w:t>
      </w:r>
    </w:p>
    <w:p w14:paraId="1E278499" w14:textId="77777777" w:rsidR="009F6577" w:rsidRPr="00011179" w:rsidRDefault="009F6577" w:rsidP="009F6577">
      <w:pPr>
        <w:pStyle w:val="Corps"/>
        <w:rPr>
          <w:color w:val="FF0000"/>
        </w:rPr>
      </w:pPr>
      <w:r w:rsidRPr="00011179">
        <w:rPr>
          <w:color w:val="FF0000"/>
        </w:rPr>
        <w:t xml:space="preserve">Aussi, l’évolution « ESID » permettra de redonner aux ESID la partie étude, et de rédiger des programmes d’infrastructure de tir complet. Ces programmes tir pourront être transmis de façon informatique évitant ainsi les erreurs de saisie et </w:t>
      </w:r>
      <w:commentRangeStart w:id="63"/>
      <w:r w:rsidRPr="00011179">
        <w:rPr>
          <w:color w:val="FF0000"/>
        </w:rPr>
        <w:t xml:space="preserve">permettront </w:t>
      </w:r>
      <w:commentRangeEnd w:id="63"/>
      <w:r w:rsidR="00043E52">
        <w:rPr>
          <w:rStyle w:val="Marquedecommentaire"/>
          <w:rFonts w:asciiTheme="minorHAnsi" w:hAnsiTheme="minorHAnsi"/>
          <w:lang w:eastAsia="en-US"/>
        </w:rPr>
        <w:commentReference w:id="63"/>
      </w:r>
      <w:r w:rsidRPr="00011179">
        <w:rPr>
          <w:color w:val="FF0000"/>
        </w:rPr>
        <w:t>de gagner des délais important dans la conception des régimes de tir.</w:t>
      </w:r>
    </w:p>
    <w:p w14:paraId="6D16B281" w14:textId="77777777" w:rsidR="000A0085" w:rsidRPr="009156BD" w:rsidRDefault="00F87F27" w:rsidP="008A0BCC">
      <w:pPr>
        <w:pStyle w:val="Title3"/>
        <w:rPr>
          <w:color w:val="5B9BD5" w:themeColor="accent1"/>
        </w:rPr>
      </w:pPr>
      <w:r w:rsidRPr="009156BD">
        <w:rPr>
          <w:color w:val="5B9BD5" w:themeColor="accent1"/>
        </w:rPr>
        <w:lastRenderedPageBreak/>
        <w:t xml:space="preserve">Les </w:t>
      </w:r>
      <w:r w:rsidR="0021456E" w:rsidRPr="009156BD">
        <w:rPr>
          <w:color w:val="5B9BD5" w:themeColor="accent1"/>
        </w:rPr>
        <w:t xml:space="preserve">versions </w:t>
      </w:r>
      <w:del w:id="64" w:author="DESNOYERS, Xavier" w:date="2017-06-21T14:51:00Z">
        <w:r w:rsidR="00363FB3" w:rsidRPr="009156BD" w:rsidDel="00043E52">
          <w:rPr>
            <w:color w:val="5B9BD5" w:themeColor="accent1"/>
          </w:rPr>
          <w:delText xml:space="preserve">utilisées </w:delText>
        </w:r>
      </w:del>
      <w:r w:rsidR="0021456E" w:rsidRPr="009156BD">
        <w:rPr>
          <w:color w:val="5B9BD5" w:themeColor="accent1"/>
        </w:rPr>
        <w:t>actuelles des composant</w:t>
      </w:r>
      <w:r w:rsidR="00363FB3" w:rsidRPr="009156BD">
        <w:rPr>
          <w:color w:val="5B9BD5" w:themeColor="accent1"/>
        </w:rPr>
        <w:t>s</w:t>
      </w:r>
      <w:ins w:id="65" w:author="DESNOYERS, Xavier" w:date="2017-06-21T14:51:00Z">
        <w:r w:rsidR="00043E52">
          <w:rPr>
            <w:color w:val="5B9BD5" w:themeColor="accent1"/>
          </w:rPr>
          <w:t xml:space="preserve"> </w:t>
        </w:r>
        <w:r w:rsidR="00043E52" w:rsidRPr="009156BD">
          <w:rPr>
            <w:color w:val="5B9BD5" w:themeColor="accent1"/>
          </w:rPr>
          <w:t>utilisées</w:t>
        </w:r>
      </w:ins>
    </w:p>
    <w:p w14:paraId="1ACADF4C" w14:textId="77777777" w:rsidR="009156BD" w:rsidRDefault="00E4061C" w:rsidP="002045E3">
      <w:pPr>
        <w:pStyle w:val="Corps"/>
      </w:pPr>
      <w:r>
        <w:t>L’</w:t>
      </w:r>
      <w:r w:rsidR="00E124D5">
        <w:t xml:space="preserve">application SERT a été </w:t>
      </w:r>
      <w:r>
        <w:t xml:space="preserve">créée </w:t>
      </w:r>
      <w:r w:rsidR="00E124D5">
        <w:t>en 2013. Depuis</w:t>
      </w:r>
      <w:r w:rsidR="00B56EB8">
        <w:t>, de nombreuses évolu</w:t>
      </w:r>
      <w:r>
        <w:t xml:space="preserve">tions ont été </w:t>
      </w:r>
      <w:r w:rsidR="00DF565F">
        <w:t>apportées</w:t>
      </w:r>
      <w:r>
        <w:t xml:space="preserve"> sur elle</w:t>
      </w:r>
      <w:r w:rsidR="00B56EB8">
        <w:t>.</w:t>
      </w:r>
      <w:r w:rsidR="007347EA">
        <w:t xml:space="preserve"> Ces évolutions </w:t>
      </w:r>
      <w:r w:rsidR="00B54594">
        <w:t>consistaient</w:t>
      </w:r>
      <w:r w:rsidR="00BA7DC3">
        <w:t xml:space="preserve"> </w:t>
      </w:r>
      <w:r w:rsidR="00B54594">
        <w:t xml:space="preserve">à réaliser </w:t>
      </w:r>
      <w:r w:rsidR="007347EA">
        <w:t>de nouvelles fonctionnalités</w:t>
      </w:r>
      <w:r w:rsidR="00444CBF">
        <w:t xml:space="preserve"> </w:t>
      </w:r>
      <w:r w:rsidR="007347EA">
        <w:t xml:space="preserve">et aussi </w:t>
      </w:r>
      <w:r w:rsidR="00444CBF">
        <w:t>à</w:t>
      </w:r>
      <w:r w:rsidR="00B54594">
        <w:t xml:space="preserve"> garder à</w:t>
      </w:r>
      <w:r w:rsidR="00444CBF">
        <w:t xml:space="preserve"> jour </w:t>
      </w:r>
      <w:r w:rsidR="001B4C05">
        <w:t>les composants de l’</w:t>
      </w:r>
      <w:r w:rsidR="009156BD">
        <w:t>application. SERT est actuellement</w:t>
      </w:r>
      <w:r w:rsidR="002C0639">
        <w:t xml:space="preserve"> à la version 1.1.</w:t>
      </w:r>
      <w:ins w:id="66" w:author="DESNOYERS, Xavier" w:date="2017-06-21T14:52:00Z">
        <w:r w:rsidR="00043E52">
          <w:t>7</w:t>
        </w:r>
      </w:ins>
      <w:del w:id="67" w:author="DESNOYERS, Xavier" w:date="2017-06-21T14:52:00Z">
        <w:r w:rsidR="002C0639" w:rsidDel="00043E52">
          <w:delText>6</w:delText>
        </w:r>
      </w:del>
      <w:r w:rsidR="002C0639">
        <w:t>.</w:t>
      </w:r>
    </w:p>
    <w:p w14:paraId="73E537C1" w14:textId="77777777" w:rsidR="00300518" w:rsidRDefault="00620B7E" w:rsidP="002045E3">
      <w:pPr>
        <w:pStyle w:val="Corps"/>
      </w:pPr>
      <w:r>
        <w:t>L</w:t>
      </w:r>
      <w:r w:rsidR="00EB1EF8">
        <w:t>a plu</w:t>
      </w:r>
      <w:del w:id="68" w:author="DESNOYERS, Xavier" w:date="2017-06-21T14:52:00Z">
        <w:r w:rsidR="00EB1EF8" w:rsidDel="00043E52">
          <w:delText xml:space="preserve"> </w:delText>
        </w:r>
      </w:del>
      <w:r w:rsidR="00EB1EF8">
        <w:t>part</w:t>
      </w:r>
      <w:r w:rsidR="00BE3BB7">
        <w:t xml:space="preserve"> des</w:t>
      </w:r>
      <w:r w:rsidR="002C0639">
        <w:t xml:space="preserve"> </w:t>
      </w:r>
      <w:r w:rsidR="007A635A">
        <w:t>composants</w:t>
      </w:r>
      <w:r w:rsidR="00EB1EF8">
        <w:t xml:space="preserve"> de SERT tournent sur du</w:t>
      </w:r>
      <w:r>
        <w:t xml:space="preserve"> </w:t>
      </w:r>
      <w:r w:rsidR="00C82746">
        <w:t>Java</w:t>
      </w:r>
      <w:r w:rsidR="00746F99">
        <w:t xml:space="preserve">. </w:t>
      </w:r>
      <w:r w:rsidR="00981581">
        <w:t xml:space="preserve">Par exemple, le composant « IHM », qui est l’interface utilisateur, est développé avec du Swing. </w:t>
      </w:r>
      <w:r w:rsidR="00C82746">
        <w:t>La version de Java utilisée actuellement par SERT est la version 7.</w:t>
      </w:r>
      <w:r w:rsidR="001D7F48">
        <w:t xml:space="preserve"> </w:t>
      </w:r>
      <w:r w:rsidR="008A2F0C">
        <w:t xml:space="preserve">L’utilisation de Swing peux poser des problèmes dans les futures évolutions et mises à jour de SERT. En effet, Swing </w:t>
      </w:r>
      <w:r w:rsidR="00C0569A">
        <w:t xml:space="preserve">n’est plus la bibliothèque graphique officielle dans les récentes versions de Java. Dans Java8, Swing est obsolète et est </w:t>
      </w:r>
      <w:r w:rsidR="00F76389">
        <w:t xml:space="preserve">remplacé par </w:t>
      </w:r>
      <w:proofErr w:type="spellStart"/>
      <w:r w:rsidR="00F76389">
        <w:t>JavaFX</w:t>
      </w:r>
      <w:proofErr w:type="spellEnd"/>
      <w:r w:rsidR="00C0569A">
        <w:t xml:space="preserve">. </w:t>
      </w:r>
      <w:commentRangeStart w:id="69"/>
      <w:r w:rsidR="00C0569A">
        <w:t xml:space="preserve">Aussi, </w:t>
      </w:r>
      <w:r w:rsidR="00A10548">
        <w:t xml:space="preserve">la future version 100.0.0 d’ArcGIS </w:t>
      </w:r>
      <w:proofErr w:type="spellStart"/>
      <w:r w:rsidR="00A10548">
        <w:t>Runtime</w:t>
      </w:r>
      <w:proofErr w:type="spellEnd"/>
      <w:r w:rsidR="00A10548">
        <w:t xml:space="preserve"> Java SDK </w:t>
      </w:r>
      <w:r w:rsidR="00F76389">
        <w:t xml:space="preserve">ne pourra être implémentée qu’avec du </w:t>
      </w:r>
      <w:proofErr w:type="spellStart"/>
      <w:r w:rsidR="00F76389">
        <w:t>JavaFX</w:t>
      </w:r>
      <w:commentRangeEnd w:id="69"/>
      <w:proofErr w:type="spellEnd"/>
      <w:r w:rsidR="00043E52">
        <w:rPr>
          <w:rStyle w:val="Marquedecommentaire"/>
          <w:rFonts w:asciiTheme="minorHAnsi" w:hAnsiTheme="minorHAnsi"/>
          <w:lang w:eastAsia="en-US"/>
        </w:rPr>
        <w:commentReference w:id="69"/>
      </w:r>
      <w:r w:rsidR="00F76389">
        <w:t xml:space="preserve">. </w:t>
      </w:r>
      <w:r w:rsidR="00330E7E">
        <w:t xml:space="preserve">Actuellement, SERT utilise </w:t>
      </w:r>
      <w:commentRangeStart w:id="70"/>
      <w:r w:rsidR="00330E7E">
        <w:t xml:space="preserve">d’ArcGIS </w:t>
      </w:r>
      <w:commentRangeEnd w:id="70"/>
      <w:r w:rsidR="00043E52">
        <w:rPr>
          <w:rStyle w:val="Marquedecommentaire"/>
          <w:rFonts w:asciiTheme="minorHAnsi" w:hAnsiTheme="minorHAnsi"/>
          <w:lang w:eastAsia="en-US"/>
        </w:rPr>
        <w:commentReference w:id="70"/>
      </w:r>
      <w:proofErr w:type="spellStart"/>
      <w:r w:rsidR="00330E7E">
        <w:t>Runtime</w:t>
      </w:r>
      <w:proofErr w:type="spellEnd"/>
      <w:r w:rsidR="00330E7E">
        <w:t xml:space="preserve"> Java SDK 10.2.4.</w:t>
      </w:r>
    </w:p>
    <w:p w14:paraId="3B98DC74" w14:textId="77777777" w:rsidR="008C7691" w:rsidRDefault="00981581" w:rsidP="00F45161">
      <w:pPr>
        <w:pStyle w:val="Title2"/>
      </w:pPr>
      <w:r>
        <w:t xml:space="preserve"> </w:t>
      </w:r>
      <w:r w:rsidR="004E5C59">
        <w:t>Objectifs du projet</w:t>
      </w:r>
    </w:p>
    <w:p w14:paraId="724E12FF" w14:textId="77777777" w:rsidR="00D455EE" w:rsidRDefault="00F8005D" w:rsidP="00F45161">
      <w:pPr>
        <w:pStyle w:val="Corps"/>
      </w:pPr>
      <w:r>
        <w:t xml:space="preserve">L’objectif principal du projet est de </w:t>
      </w:r>
      <w:r w:rsidR="00D455EE">
        <w:t>réaliser</w:t>
      </w:r>
      <w:r>
        <w:t xml:space="preserve"> </w:t>
      </w:r>
      <w:r w:rsidR="00D455EE">
        <w:t>la version 2.0 de l’application SERT.</w:t>
      </w:r>
      <w:r w:rsidR="00371383">
        <w:t xml:space="preserve"> Cette montée de version correspond </w:t>
      </w:r>
      <w:r w:rsidR="000A16BE">
        <w:t>aux développements</w:t>
      </w:r>
      <w:r w:rsidR="00371383">
        <w:t xml:space="preserve"> de nombreuses évolutions sur l’application.</w:t>
      </w:r>
    </w:p>
    <w:p w14:paraId="383BBE11" w14:textId="77777777" w:rsidR="008A2F0C" w:rsidRDefault="00D455EE" w:rsidP="00F45161">
      <w:pPr>
        <w:pStyle w:val="Corps"/>
      </w:pPr>
      <w:r>
        <w:t xml:space="preserve"> </w:t>
      </w:r>
      <w:commentRangeStart w:id="71"/>
      <w:r w:rsidR="00AA65DD">
        <w:t>A</w:t>
      </w:r>
      <w:r w:rsidR="00F45161">
        <w:t>fin</w:t>
      </w:r>
      <w:commentRangeEnd w:id="71"/>
      <w:r w:rsidR="00043E52">
        <w:rPr>
          <w:rStyle w:val="Marquedecommentaire"/>
          <w:rFonts w:asciiTheme="minorHAnsi" w:hAnsiTheme="minorHAnsi"/>
          <w:lang w:eastAsia="en-US"/>
        </w:rPr>
        <w:commentReference w:id="71"/>
      </w:r>
      <w:r w:rsidR="00F45161">
        <w:t xml:space="preserve"> d’optimiser les temps de traitement des dossiers, le </w:t>
      </w:r>
      <w:ins w:id="72" w:author="DESNOYERS, Xavier" w:date="2017-06-21T14:53:00Z">
        <w:r w:rsidR="00043E52">
          <w:t>D</w:t>
        </w:r>
      </w:ins>
      <w:del w:id="73" w:author="DESNOYERS, Xavier" w:date="2017-06-21T14:53:00Z">
        <w:r w:rsidR="00F45161" w:rsidDel="00043E52">
          <w:delText>B</w:delText>
        </w:r>
      </w:del>
      <w:r w:rsidR="00F45161">
        <w:t>ECST souhaite faire évoluer le logiciel SERT de faço</w:t>
      </w:r>
      <w:bookmarkStart w:id="74" w:name="_GoBack"/>
      <w:bookmarkEnd w:id="74"/>
      <w:r w:rsidR="00F45161">
        <w:t>n à donner aux ESID les outils nécessaires à l’élaboration de « programmes tir » fiables.</w:t>
      </w:r>
      <w:r w:rsidR="006B796B">
        <w:t xml:space="preserve"> </w:t>
      </w:r>
      <w:r w:rsidR="00730244">
        <w:t>Nombreuses spécification</w:t>
      </w:r>
      <w:r w:rsidR="00255605">
        <w:t>s</w:t>
      </w:r>
      <w:r w:rsidR="00730244">
        <w:t xml:space="preserve"> sont alors à</w:t>
      </w:r>
      <w:r w:rsidR="00007D81">
        <w:t xml:space="preserve"> concevoir et à</w:t>
      </w:r>
      <w:r w:rsidR="00730244">
        <w:t xml:space="preserve"> développer pour répondre à ce besoin.</w:t>
      </w:r>
    </w:p>
    <w:p w14:paraId="66F76EB6" w14:textId="77777777" w:rsidR="00730244" w:rsidRDefault="00FE69BB" w:rsidP="00F45161">
      <w:pPr>
        <w:pStyle w:val="Corps"/>
      </w:pPr>
      <w:r>
        <w:t xml:space="preserve">Pour assurer l’amélioration continue de SERT, les interfaces graphiques </w:t>
      </w:r>
      <w:r w:rsidR="004F6CA1">
        <w:t xml:space="preserve">liées aux évolutions à développer seront réalisées avec </w:t>
      </w:r>
      <w:proofErr w:type="spellStart"/>
      <w:r w:rsidR="004F6CA1">
        <w:t>JavaFX</w:t>
      </w:r>
      <w:proofErr w:type="spellEnd"/>
      <w:r w:rsidR="004F6CA1">
        <w:t xml:space="preserve">. </w:t>
      </w:r>
      <w:r w:rsidR="004A355B">
        <w:t xml:space="preserve">L’intégration de </w:t>
      </w:r>
      <w:proofErr w:type="spellStart"/>
      <w:r w:rsidR="004A355B">
        <w:t>JavaFX</w:t>
      </w:r>
      <w:proofErr w:type="spellEnd"/>
      <w:r w:rsidR="004A355B">
        <w:t xml:space="preserve"> dans SERT anticipe les futures mises à jour d’ArcGIS </w:t>
      </w:r>
      <w:proofErr w:type="spellStart"/>
      <w:r w:rsidR="004A355B">
        <w:t>Runtime</w:t>
      </w:r>
      <w:proofErr w:type="spellEnd"/>
      <w:r w:rsidR="004A355B">
        <w:t xml:space="preserve"> Java SDK et de Java.</w:t>
      </w:r>
    </w:p>
    <w:p w14:paraId="3D5F2278" w14:textId="77777777" w:rsidR="000652C2" w:rsidRDefault="000652C2" w:rsidP="000652C2">
      <w:pPr>
        <w:pStyle w:val="Paragraphedeliste"/>
        <w:ind w:left="1276"/>
        <w:rPr>
          <w:rFonts w:ascii="Trebuchet MS" w:eastAsia="Times New Roman" w:hAnsi="Trebuchet MS" w:cs="Times New Roman"/>
          <w:color w:val="000000"/>
          <w:sz w:val="21"/>
          <w:szCs w:val="21"/>
          <w:lang w:eastAsia="fr-FR"/>
        </w:rPr>
      </w:pPr>
    </w:p>
    <w:p w14:paraId="05BA3415"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536CBEFA"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0DE76340"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00D74D58"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5EBEDA32"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5AC596F7"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693D6F20"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74DCFFF4"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5D5431F8"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020DDA87"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688521F1" w14:textId="77777777" w:rsidR="005F51FD" w:rsidRDefault="005F51FD" w:rsidP="000652C2">
      <w:pPr>
        <w:pStyle w:val="Paragraphedeliste"/>
        <w:ind w:left="1276"/>
        <w:rPr>
          <w:rFonts w:ascii="Trebuchet MS" w:eastAsia="Times New Roman" w:hAnsi="Trebuchet MS" w:cs="Times New Roman"/>
          <w:color w:val="000000"/>
          <w:sz w:val="21"/>
          <w:szCs w:val="21"/>
          <w:lang w:eastAsia="fr-FR"/>
        </w:rPr>
      </w:pPr>
    </w:p>
    <w:p w14:paraId="5673FD88" w14:textId="77777777" w:rsidR="00723F50" w:rsidRDefault="00723F50" w:rsidP="000652C2">
      <w:pPr>
        <w:pStyle w:val="Paragraphedeliste"/>
        <w:ind w:left="1276"/>
        <w:rPr>
          <w:rFonts w:ascii="Trebuchet MS" w:eastAsia="Times New Roman" w:hAnsi="Trebuchet MS" w:cs="Times New Roman"/>
          <w:color w:val="000000"/>
          <w:sz w:val="21"/>
          <w:szCs w:val="21"/>
          <w:lang w:eastAsia="fr-FR"/>
        </w:rPr>
      </w:pPr>
    </w:p>
    <w:p w14:paraId="3AD2393A" w14:textId="77777777" w:rsidR="00723F50" w:rsidRDefault="00723F50" w:rsidP="00723F50">
      <w:pPr>
        <w:pStyle w:val="Title1"/>
      </w:pPr>
      <w:r w:rsidRPr="0000672C">
        <w:t>Gestion de projet &amp; qualité logicielle</w:t>
      </w:r>
    </w:p>
    <w:p w14:paraId="2DEA3259" w14:textId="77777777" w:rsidR="00723F50" w:rsidRDefault="00723F50" w:rsidP="00723F50">
      <w:pPr>
        <w:pStyle w:val="Title2"/>
        <w:rPr>
          <w:rFonts w:eastAsia="Times New Roman"/>
        </w:rPr>
      </w:pPr>
      <w:r>
        <w:rPr>
          <w:rFonts w:eastAsia="Times New Roman"/>
        </w:rPr>
        <w:t>Conduite de projet</w:t>
      </w:r>
    </w:p>
    <w:p w14:paraId="0C9A56BA" w14:textId="77777777" w:rsidR="00723F50" w:rsidRDefault="00723F50" w:rsidP="00723F50">
      <w:pPr>
        <w:pStyle w:val="Title2"/>
        <w:rPr>
          <w:rFonts w:eastAsia="Times New Roman"/>
        </w:rPr>
      </w:pPr>
      <w:r>
        <w:rPr>
          <w:rFonts w:eastAsia="Times New Roman"/>
        </w:rPr>
        <w:t xml:space="preserve">Environnements de test </w:t>
      </w:r>
    </w:p>
    <w:p w14:paraId="17FDE19C" w14:textId="77777777" w:rsidR="00723F50" w:rsidRPr="007A0D82" w:rsidRDefault="00723F50" w:rsidP="00723F50">
      <w:pPr>
        <w:pStyle w:val="Title2"/>
        <w:rPr>
          <w:rFonts w:eastAsia="Times New Roman"/>
        </w:rPr>
      </w:pPr>
      <w:r>
        <w:rPr>
          <w:rFonts w:eastAsia="Times New Roman"/>
        </w:rPr>
        <w:t xml:space="preserve">Environnements </w:t>
      </w:r>
      <w:r w:rsidRPr="007A0D82">
        <w:rPr>
          <w:rFonts w:eastAsia="Times New Roman"/>
        </w:rPr>
        <w:t xml:space="preserve">d’intégration  </w:t>
      </w:r>
    </w:p>
    <w:p w14:paraId="01C4CE74" w14:textId="77777777" w:rsidR="00723F50" w:rsidRDefault="00723F50" w:rsidP="000652C2">
      <w:pPr>
        <w:pStyle w:val="Paragraphedeliste"/>
        <w:ind w:left="1276"/>
        <w:rPr>
          <w:rFonts w:ascii="Trebuchet MS" w:eastAsia="Times New Roman" w:hAnsi="Trebuchet MS" w:cs="Times New Roman"/>
          <w:color w:val="000000"/>
          <w:sz w:val="21"/>
          <w:szCs w:val="21"/>
          <w:lang w:eastAsia="fr-FR"/>
        </w:rPr>
      </w:pPr>
    </w:p>
    <w:p w14:paraId="7630F521" w14:textId="77777777" w:rsidR="008621BA" w:rsidRDefault="0079179B" w:rsidP="005F51FD">
      <w:pPr>
        <w:pStyle w:val="Title1"/>
      </w:pPr>
      <w:r>
        <w:t>Spécifications des m</w:t>
      </w:r>
      <w:r w:rsidR="00601BBE">
        <w:t>ission</w:t>
      </w:r>
      <w:r w:rsidR="007C14DE">
        <w:t>s</w:t>
      </w:r>
    </w:p>
    <w:p w14:paraId="4F38EDA6" w14:textId="77777777" w:rsidR="008B2A71" w:rsidRDefault="00036D06" w:rsidP="00036D06">
      <w:pPr>
        <w:pStyle w:val="Title2"/>
        <w:rPr>
          <w:rFonts w:eastAsia="Times New Roman"/>
        </w:rPr>
      </w:pPr>
      <w:r>
        <w:rPr>
          <w:rFonts w:eastAsia="Times New Roman"/>
        </w:rPr>
        <w:t>Monter en compétence sur le projet SERT</w:t>
      </w:r>
    </w:p>
    <w:p w14:paraId="5601D10B" w14:textId="77777777" w:rsidR="00BB251A" w:rsidRDefault="00944442" w:rsidP="00BB251A">
      <w:pPr>
        <w:pStyle w:val="Corps"/>
      </w:pPr>
      <w:r>
        <w:t xml:space="preserve">Pendant la période de mon stage j’ai été affecté qu’au projet SERT. </w:t>
      </w:r>
      <w:r w:rsidR="00C751FA">
        <w:t xml:space="preserve">C’est un projet qui présente de nombreuses fonctionnalités compliquées avec une architecture très complexe. </w:t>
      </w:r>
      <w:r w:rsidR="00912BD4">
        <w:t xml:space="preserve">Ma première mission </w:t>
      </w:r>
      <w:r w:rsidR="001D1EAF">
        <w:t xml:space="preserve">était de monter en compétence sur le projet SERT. </w:t>
      </w:r>
      <w:r w:rsidR="00D63D2C">
        <w:t xml:space="preserve">Le but de cette mission </w:t>
      </w:r>
      <w:r w:rsidR="009A7081">
        <w:t xml:space="preserve">était d’essayer d’appréhender SERT sur tous ses aspects. </w:t>
      </w:r>
      <w:r w:rsidR="00691C59">
        <w:t>C</w:t>
      </w:r>
      <w:r w:rsidR="00BE5D24">
        <w:t>ette mission est l’une des plus difficiles de mon stage à cause de la complexité du projet.</w:t>
      </w:r>
    </w:p>
    <w:p w14:paraId="1EBD87BD" w14:textId="77777777" w:rsidR="00E43CF2" w:rsidRDefault="00224964" w:rsidP="00BB251A">
      <w:pPr>
        <w:pStyle w:val="Corps"/>
      </w:pPr>
      <w:r>
        <w:t xml:space="preserve">La première tâche de cette mission </w:t>
      </w:r>
      <w:r w:rsidR="00E13B19">
        <w:t>a été</w:t>
      </w:r>
      <w:r>
        <w:t xml:space="preserve"> de se familiariser avec l’aspect fonctionnel de l’application. </w:t>
      </w:r>
      <w:r w:rsidR="001B64B5">
        <w:t xml:space="preserve">Pour ce faire, </w:t>
      </w:r>
      <w:r w:rsidR="00E43CF2">
        <w:t>des documents sur le projet ont été mis à disposition. L’application a été aussi disponible sur un environnement d’intégration pour effectuer des tests.</w:t>
      </w:r>
    </w:p>
    <w:p w14:paraId="680D10FC" w14:textId="77777777" w:rsidR="00224964" w:rsidRDefault="00E13B19" w:rsidP="00BB251A">
      <w:pPr>
        <w:pStyle w:val="Corps"/>
      </w:pPr>
      <w:r>
        <w:t xml:space="preserve">La tâche suivant </w:t>
      </w:r>
      <w:r w:rsidR="00604072">
        <w:t>a été</w:t>
      </w:r>
      <w:r>
        <w:t xml:space="preserve"> </w:t>
      </w:r>
      <w:r w:rsidR="00884AEB">
        <w:t xml:space="preserve">d’installer l’environnement de développement sur mon poste et </w:t>
      </w:r>
      <w:r w:rsidR="00F01AB5">
        <w:t xml:space="preserve">de </w:t>
      </w:r>
      <w:r w:rsidR="00884AEB">
        <w:t>s’hab</w:t>
      </w:r>
      <w:r w:rsidR="00F01AB5">
        <w:t xml:space="preserve">ituer avec les outils utilisés pour le développement du projet. </w:t>
      </w:r>
      <w:r w:rsidR="00A35052">
        <w:t>Les procédures d’installation de tous les types d’environnements  du projet sont</w:t>
      </w:r>
      <w:r w:rsidR="00691C59">
        <w:t xml:space="preserve"> déjà</w:t>
      </w:r>
      <w:r w:rsidR="00A35052">
        <w:t xml:space="preserve"> documentées.</w:t>
      </w:r>
      <w:r w:rsidR="007F514B">
        <w:t xml:space="preserve"> Certains outils sont déjà en place et nécessite juste des configurations comme les outils d’intégration continue, de gestion de version et de contrôle de qualité de projet.</w:t>
      </w:r>
    </w:p>
    <w:p w14:paraId="58517DA5" w14:textId="77777777" w:rsidR="00604072" w:rsidRPr="00532377" w:rsidRDefault="00604072" w:rsidP="00BB251A">
      <w:pPr>
        <w:pStyle w:val="Corps"/>
      </w:pPr>
      <w:r>
        <w:t xml:space="preserve">La dernière tâche de cette mission a été d’étudier les codes sources du projet. </w:t>
      </w:r>
      <w:r w:rsidR="00D01D54">
        <w:t xml:space="preserve">Pour cela, il a été nécessaire aussi de comprendre l’architecture technique de l’application. Les codes sources de SERT sont </w:t>
      </w:r>
      <w:r w:rsidR="00EB631A">
        <w:t xml:space="preserve">constitués par </w:t>
      </w:r>
      <w:r w:rsidR="00EB631A" w:rsidRPr="003015D3">
        <w:t>4 projets dont 1 projet java web, 2 projets java et 1 projet python.</w:t>
      </w:r>
      <w:r w:rsidR="00532377" w:rsidRPr="003015D3">
        <w:t xml:space="preserve"> </w:t>
      </w:r>
      <w:r w:rsidR="00046D86" w:rsidRPr="003015D3">
        <w:t xml:space="preserve">Les </w:t>
      </w:r>
      <w:r w:rsidR="00046D86">
        <w:t xml:space="preserve">documentations des codes ont été d’une grande </w:t>
      </w:r>
      <w:r w:rsidR="00BE1567">
        <w:t>aide pour cette tâche.</w:t>
      </w:r>
      <w:r w:rsidR="00A16F69">
        <w:t xml:space="preserve"> J’ai été mené surtout à travailler qu’avec les 3 projets en java.</w:t>
      </w:r>
    </w:p>
    <w:p w14:paraId="494E0493" w14:textId="77777777" w:rsidR="00BE5D24" w:rsidRDefault="00BE5D24" w:rsidP="00BB251A">
      <w:pPr>
        <w:pStyle w:val="Corps"/>
      </w:pPr>
    </w:p>
    <w:p w14:paraId="511248E1" w14:textId="77777777" w:rsidR="00691C59" w:rsidRDefault="00691C59" w:rsidP="00BB251A">
      <w:pPr>
        <w:pStyle w:val="Corps"/>
      </w:pPr>
    </w:p>
    <w:p w14:paraId="4582B289" w14:textId="77777777" w:rsidR="00691C59" w:rsidRDefault="00691C59" w:rsidP="00BB251A">
      <w:pPr>
        <w:pStyle w:val="Corps"/>
      </w:pPr>
    </w:p>
    <w:p w14:paraId="42080098" w14:textId="77777777" w:rsidR="00036D06" w:rsidRDefault="00036D06" w:rsidP="00036D06">
      <w:pPr>
        <w:pStyle w:val="Title2"/>
        <w:rPr>
          <w:rFonts w:eastAsia="Times New Roman"/>
        </w:rPr>
      </w:pPr>
      <w:r>
        <w:rPr>
          <w:rFonts w:eastAsia="Times New Roman"/>
        </w:rPr>
        <w:t xml:space="preserve">Monter en compétence sur Swing et </w:t>
      </w:r>
      <w:proofErr w:type="spellStart"/>
      <w:r>
        <w:rPr>
          <w:rFonts w:eastAsia="Times New Roman"/>
        </w:rPr>
        <w:t>JavaFX</w:t>
      </w:r>
      <w:proofErr w:type="spellEnd"/>
    </w:p>
    <w:p w14:paraId="480BA45B" w14:textId="77777777" w:rsidR="00A1109B" w:rsidRDefault="0012075F" w:rsidP="00BE1567">
      <w:pPr>
        <w:pStyle w:val="Corps"/>
      </w:pPr>
      <w:r>
        <w:t xml:space="preserve">Cette mission consiste à monter en compétence sur les deux bibliothèques graphiques de Java : Swing et </w:t>
      </w:r>
      <w:proofErr w:type="spellStart"/>
      <w:r>
        <w:t>JavaFX</w:t>
      </w:r>
      <w:proofErr w:type="spellEnd"/>
      <w:r>
        <w:t xml:space="preserve">. Plus précisément, le but de cette </w:t>
      </w:r>
      <w:r w:rsidR="000B7D16">
        <w:t xml:space="preserve">mission </w:t>
      </w:r>
      <w:r>
        <w:t xml:space="preserve">est l’intégration de </w:t>
      </w:r>
      <w:proofErr w:type="spellStart"/>
      <w:r>
        <w:t>JavaFX</w:t>
      </w:r>
      <w:proofErr w:type="spellEnd"/>
      <w:r>
        <w:t xml:space="preserve"> avec Swing. </w:t>
      </w:r>
      <w:r w:rsidR="007B0BC6">
        <w:t xml:space="preserve">En effet, pour assurer l’amélioration continue de l’application, nous avons déjà pensé à la migration de Swing vers </w:t>
      </w:r>
      <w:proofErr w:type="spellStart"/>
      <w:r w:rsidR="007B0BC6">
        <w:t>JavaFX</w:t>
      </w:r>
      <w:proofErr w:type="spellEnd"/>
      <w:r w:rsidR="007B0BC6">
        <w:t xml:space="preserve">. </w:t>
      </w:r>
    </w:p>
    <w:p w14:paraId="01AD086F" w14:textId="77777777" w:rsidR="00BE1567" w:rsidRDefault="00DA1270" w:rsidP="00BE1567">
      <w:pPr>
        <w:pStyle w:val="Corps"/>
      </w:pPr>
      <w:r>
        <w:t xml:space="preserve">Cependant, refaire les interfaces graphiques de l’application totalement en </w:t>
      </w:r>
      <w:proofErr w:type="spellStart"/>
      <w:r>
        <w:t>JavaFX</w:t>
      </w:r>
      <w:proofErr w:type="spellEnd"/>
      <w:r>
        <w:t xml:space="preserve"> ne fait pas partie du cah</w:t>
      </w:r>
      <w:r w:rsidR="00E80214">
        <w:t>ier de charge de cette nouvelle version de SERT</w:t>
      </w:r>
      <w:r>
        <w:t xml:space="preserve">. </w:t>
      </w:r>
      <w:r w:rsidR="00E80214">
        <w:t xml:space="preserve">Seuls les composants graphiques concernés par les évolutions sont à développer avec </w:t>
      </w:r>
      <w:proofErr w:type="spellStart"/>
      <w:r w:rsidR="00E80214">
        <w:t>JavaFX</w:t>
      </w:r>
      <w:proofErr w:type="spellEnd"/>
      <w:r w:rsidR="00E80214">
        <w:t xml:space="preserve">. Il est nécessaire de faire « Proof of concept » ou POC pour vérifier la faisabilité de l’intégration de </w:t>
      </w:r>
      <w:proofErr w:type="spellStart"/>
      <w:r w:rsidR="00E80214">
        <w:t>JavaFX</w:t>
      </w:r>
      <w:proofErr w:type="spellEnd"/>
      <w:r w:rsidR="00E80214">
        <w:t xml:space="preserve"> dans du Swing.</w:t>
      </w:r>
    </w:p>
    <w:p w14:paraId="662947D7" w14:textId="77777777" w:rsidR="00192885" w:rsidRDefault="00F87A10" w:rsidP="00036D06">
      <w:pPr>
        <w:pStyle w:val="Title2"/>
        <w:rPr>
          <w:rFonts w:eastAsia="Times New Roman"/>
        </w:rPr>
      </w:pPr>
      <w:r>
        <w:rPr>
          <w:rFonts w:eastAsia="Times New Roman"/>
        </w:rPr>
        <w:t>Réaliser</w:t>
      </w:r>
      <w:r w:rsidR="00036D06">
        <w:rPr>
          <w:rFonts w:eastAsia="Times New Roman"/>
        </w:rPr>
        <w:t xml:space="preserve"> </w:t>
      </w:r>
      <w:r w:rsidR="00BD6891">
        <w:rPr>
          <w:rFonts w:eastAsia="Times New Roman"/>
        </w:rPr>
        <w:t>les évolutions</w:t>
      </w:r>
    </w:p>
    <w:p w14:paraId="58B5E1D1" w14:textId="77777777" w:rsidR="00AC2011" w:rsidRDefault="00F87A10" w:rsidP="00AC2011">
      <w:pPr>
        <w:pStyle w:val="Corps"/>
        <w:rPr>
          <w:sz w:val="22"/>
        </w:rPr>
      </w:pPr>
      <w:r>
        <w:rPr>
          <w:sz w:val="22"/>
        </w:rPr>
        <w:t xml:space="preserve">L’objectif de cette mission </w:t>
      </w:r>
      <w:r w:rsidR="003E5838">
        <w:rPr>
          <w:sz w:val="22"/>
        </w:rPr>
        <w:t>a été</w:t>
      </w:r>
      <w:r>
        <w:rPr>
          <w:sz w:val="22"/>
        </w:rPr>
        <w:t xml:space="preserve"> la conception et le développement des évolutions dans la nouvelle version de SRET. </w:t>
      </w:r>
      <w:r w:rsidR="00160160" w:rsidRPr="00FB7B16">
        <w:rPr>
          <w:sz w:val="22"/>
        </w:rPr>
        <w:t xml:space="preserve">L’ensemble des besoins fonctionnels attendus dans </w:t>
      </w:r>
      <w:r w:rsidR="00160160">
        <w:rPr>
          <w:sz w:val="22"/>
        </w:rPr>
        <w:t>cette évolution majeure de SERT ont été décrits par fonctionnalité unitaire dan</w:t>
      </w:r>
      <w:r>
        <w:rPr>
          <w:sz w:val="22"/>
        </w:rPr>
        <w:t>s un document de spécification</w:t>
      </w:r>
      <w:r w:rsidR="00021D4E">
        <w:rPr>
          <w:sz w:val="22"/>
        </w:rPr>
        <w:t xml:space="preserve">. </w:t>
      </w:r>
      <w:r w:rsidR="00B36CB3">
        <w:rPr>
          <w:sz w:val="22"/>
        </w:rPr>
        <w:t>De nombreuses tâches ont été créées à</w:t>
      </w:r>
      <w:r>
        <w:rPr>
          <w:sz w:val="22"/>
        </w:rPr>
        <w:t xml:space="preserve"> partir de ces </w:t>
      </w:r>
      <w:r w:rsidR="00021D4E">
        <w:rPr>
          <w:sz w:val="22"/>
        </w:rPr>
        <w:t xml:space="preserve"> </w:t>
      </w:r>
      <w:r>
        <w:rPr>
          <w:sz w:val="22"/>
        </w:rPr>
        <w:t>spécification</w:t>
      </w:r>
      <w:r w:rsidR="00B36CB3">
        <w:rPr>
          <w:sz w:val="22"/>
        </w:rPr>
        <w:t xml:space="preserve">s. Ces tâches </w:t>
      </w:r>
      <w:r w:rsidR="0075363D">
        <w:rPr>
          <w:sz w:val="22"/>
        </w:rPr>
        <w:t xml:space="preserve">ont été alors partagées et attribuées aux membres de l’équipe qui travaillait sur le projet. </w:t>
      </w:r>
    </w:p>
    <w:p w14:paraId="54A4F02F" w14:textId="77777777" w:rsidR="00C06893" w:rsidRDefault="00C06893" w:rsidP="00AC2011">
      <w:pPr>
        <w:pStyle w:val="Corps"/>
        <w:rPr>
          <w:sz w:val="22"/>
        </w:rPr>
      </w:pPr>
      <w:r>
        <w:rPr>
          <w:sz w:val="22"/>
        </w:rPr>
        <w:t xml:space="preserve">On m’a surtout affecté les tâches qui </w:t>
      </w:r>
      <w:r w:rsidR="00EC6BDE">
        <w:rPr>
          <w:sz w:val="22"/>
        </w:rPr>
        <w:t xml:space="preserve">nécessitaient des développements sur les interfaces graphiques. </w:t>
      </w:r>
      <w:r w:rsidR="000F03D6">
        <w:rPr>
          <w:sz w:val="22"/>
        </w:rPr>
        <w:t xml:space="preserve">Ces tâches amenaient à la création des nouveaux écrans graphiques et à la refonte des anciens écrans en </w:t>
      </w:r>
      <w:proofErr w:type="spellStart"/>
      <w:r w:rsidR="000F03D6">
        <w:rPr>
          <w:sz w:val="22"/>
        </w:rPr>
        <w:t>JavaFX</w:t>
      </w:r>
      <w:proofErr w:type="spellEnd"/>
      <w:r w:rsidR="000F03D6">
        <w:rPr>
          <w:sz w:val="22"/>
        </w:rPr>
        <w:t>.</w:t>
      </w:r>
      <w:r w:rsidR="00B0449E">
        <w:rPr>
          <w:sz w:val="22"/>
        </w:rPr>
        <w:t xml:space="preserve"> Je vais citer dans ce qui suit les spéciations des fonctionnalités que j’avais à réaliser.</w:t>
      </w:r>
    </w:p>
    <w:p w14:paraId="569F0C12" w14:textId="77777777" w:rsidR="00E319E7" w:rsidRPr="004779CF" w:rsidRDefault="00E319E7" w:rsidP="00E319E7">
      <w:pPr>
        <w:pStyle w:val="Title3"/>
      </w:pPr>
      <w:bookmarkStart w:id="75" w:name="_Toc472349071"/>
      <w:bookmarkStart w:id="76" w:name="_Toc472349076"/>
      <w:r w:rsidRPr="004779CF">
        <w:t>Gestion des ESID</w:t>
      </w:r>
      <w:bookmarkEnd w:id="75"/>
    </w:p>
    <w:p w14:paraId="2E9EF5F1" w14:textId="77777777" w:rsidR="00E319E7" w:rsidRPr="000F38AD" w:rsidRDefault="00F837C7" w:rsidP="00E319E7">
      <w:pPr>
        <w:pStyle w:val="Corps"/>
      </w:pPr>
      <w:r>
        <w:t>(</w:t>
      </w:r>
      <w:r w:rsidR="00E319E7" w:rsidRPr="000F38AD">
        <w:t xml:space="preserve">Gestion des groupes / Création </w:t>
      </w:r>
      <w:r w:rsidR="00E319E7">
        <w:t>des u</w:t>
      </w:r>
      <w:r w:rsidR="00E319E7" w:rsidRPr="000F38AD">
        <w:t>tilisateur</w:t>
      </w:r>
      <w:r w:rsidR="00E319E7">
        <w:t>s</w:t>
      </w:r>
      <w:r w:rsidR="00E319E7" w:rsidRPr="000F38AD">
        <w:t xml:space="preserve"> ESID /Attacher</w:t>
      </w:r>
      <w:r w:rsidR="00E319E7">
        <w:t xml:space="preserve"> un programme ou régime</w:t>
      </w:r>
      <w:r w:rsidR="00E319E7" w:rsidRPr="000F38AD">
        <w:t xml:space="preserve"> à un groupe ESID</w:t>
      </w:r>
      <w:r>
        <w:t>)</w:t>
      </w:r>
    </w:p>
    <w:p w14:paraId="234DEB81" w14:textId="77777777" w:rsidR="00E319E7" w:rsidRDefault="00E319E7" w:rsidP="000C5BA2">
      <w:pPr>
        <w:pStyle w:val="Corps"/>
      </w:pPr>
      <w:r w:rsidRPr="000F38AD">
        <w:rPr>
          <w:b/>
        </w:rPr>
        <w:t>Comportement actuel :</w:t>
      </w:r>
      <w:r w:rsidR="000C5BA2">
        <w:rPr>
          <w:b/>
        </w:rPr>
        <w:t xml:space="preserve"> </w:t>
      </w:r>
      <w:r w:rsidRPr="0004037F">
        <w:t xml:space="preserve">SERT fonctionne actuellement avec trois </w:t>
      </w:r>
      <w:r w:rsidRPr="00264528">
        <w:t>profil</w:t>
      </w:r>
      <w:r>
        <w:t>s</w:t>
      </w:r>
      <w:r w:rsidRPr="0004037F">
        <w:t> : administrateur, rédacteur et consultant.</w:t>
      </w:r>
      <w:r w:rsidR="000C5BA2">
        <w:t xml:space="preserve"> </w:t>
      </w:r>
      <w:r>
        <w:t>L</w:t>
      </w:r>
      <w:r w:rsidRPr="0010305D">
        <w:t xml:space="preserve">’administrateur fonctionnel SERT a la possibilité de créer ou supprimer des utilisateurs et </w:t>
      </w:r>
      <w:r>
        <w:t xml:space="preserve">de </w:t>
      </w:r>
      <w:r w:rsidRPr="0010305D">
        <w:t>leur affecter un profil SERT.</w:t>
      </w:r>
    </w:p>
    <w:p w14:paraId="7F507C3E" w14:textId="77777777" w:rsidR="00E319E7" w:rsidRDefault="00E319E7" w:rsidP="000C5BA2">
      <w:pPr>
        <w:pStyle w:val="Corps"/>
      </w:pPr>
    </w:p>
    <w:p w14:paraId="4DBB4232" w14:textId="77777777" w:rsidR="000C5BA2" w:rsidRPr="000F38AD" w:rsidRDefault="000C5BA2" w:rsidP="000C5BA2">
      <w:pPr>
        <w:pStyle w:val="Corps"/>
      </w:pPr>
    </w:p>
    <w:p w14:paraId="23E752C1" w14:textId="77777777" w:rsidR="00E319E7" w:rsidRDefault="00E319E7" w:rsidP="000C5BA2">
      <w:pPr>
        <w:pStyle w:val="Corps"/>
      </w:pPr>
      <w:r w:rsidRPr="000F38AD">
        <w:rPr>
          <w:b/>
        </w:rPr>
        <w:lastRenderedPageBreak/>
        <w:t>Comportement souhaité :</w:t>
      </w:r>
      <w:r w:rsidRPr="0010305D">
        <w:t xml:space="preserve"> </w:t>
      </w:r>
    </w:p>
    <w:p w14:paraId="7C5E80BD" w14:textId="77777777" w:rsidR="000C5BA2" w:rsidRDefault="00E319E7" w:rsidP="000C5BA2">
      <w:pPr>
        <w:pStyle w:val="Corps"/>
      </w:pPr>
      <w:r w:rsidRPr="003C08E6">
        <w:t xml:space="preserve">SERT fonctionnera avec trois </w:t>
      </w:r>
      <w:r w:rsidRPr="00264528">
        <w:t>profil</w:t>
      </w:r>
      <w:r>
        <w:t>s</w:t>
      </w:r>
      <w:r w:rsidRPr="003C08E6">
        <w:t> : Administrateur, Rédacteur de régime (BECST), et Rédacteur de programme (ESID).</w:t>
      </w:r>
    </w:p>
    <w:p w14:paraId="507DCF91" w14:textId="77777777" w:rsidR="00E319E7" w:rsidRPr="00264528" w:rsidRDefault="00E319E7" w:rsidP="000C5BA2">
      <w:pPr>
        <w:pStyle w:val="Corps"/>
        <w:rPr>
          <w:sz w:val="22"/>
        </w:rPr>
      </w:pPr>
      <w:r w:rsidRPr="00264528">
        <w:rPr>
          <w:sz w:val="22"/>
        </w:rPr>
        <w:t xml:space="preserve">Création d’un profil </w:t>
      </w:r>
      <w:r>
        <w:rPr>
          <w:sz w:val="22"/>
        </w:rPr>
        <w:t>« r</w:t>
      </w:r>
      <w:r w:rsidRPr="003C08E6">
        <w:rPr>
          <w:sz w:val="22"/>
        </w:rPr>
        <w:t>édacteur de programme</w:t>
      </w:r>
      <w:r>
        <w:rPr>
          <w:sz w:val="22"/>
        </w:rPr>
        <w:t> »</w:t>
      </w:r>
      <w:r w:rsidRPr="003C08E6">
        <w:rPr>
          <w:sz w:val="22"/>
        </w:rPr>
        <w:t xml:space="preserve"> (ESID) :</w:t>
      </w:r>
    </w:p>
    <w:p w14:paraId="0590BFBA" w14:textId="77777777" w:rsidR="000C5BA2" w:rsidRPr="000C5BA2" w:rsidRDefault="00E319E7" w:rsidP="00017E4C">
      <w:pPr>
        <w:pStyle w:val="Corps"/>
        <w:numPr>
          <w:ilvl w:val="4"/>
          <w:numId w:val="1"/>
        </w:numPr>
        <w:ind w:left="567"/>
        <w:rPr>
          <w:b/>
        </w:rPr>
      </w:pPr>
      <w:r>
        <w:t>Ce profil permettra la r</w:t>
      </w:r>
      <w:r w:rsidRPr="003C08E6">
        <w:t xml:space="preserve">édaction et </w:t>
      </w:r>
      <w:r>
        <w:t xml:space="preserve">la </w:t>
      </w:r>
      <w:r w:rsidRPr="003C08E6">
        <w:t xml:space="preserve">consultation d’un </w:t>
      </w:r>
      <w:r>
        <w:t>«programme tir»</w:t>
      </w:r>
      <w:r w:rsidRPr="003C08E6">
        <w:t xml:space="preserve"> avec restriction liée à sa région d’appartenance (groupe ESID)</w:t>
      </w:r>
      <w:r>
        <w:t> ;</w:t>
      </w:r>
    </w:p>
    <w:p w14:paraId="1D17F214" w14:textId="77777777" w:rsidR="00E319E7" w:rsidRPr="000C5BA2" w:rsidRDefault="00E319E7" w:rsidP="00017E4C">
      <w:pPr>
        <w:pStyle w:val="Corps"/>
        <w:numPr>
          <w:ilvl w:val="4"/>
          <w:numId w:val="1"/>
        </w:numPr>
        <w:ind w:left="567"/>
        <w:rPr>
          <w:b/>
        </w:rPr>
      </w:pPr>
      <w:r w:rsidRPr="003C08E6">
        <w:t xml:space="preserve">Les utilisateurs </w:t>
      </w:r>
      <w:r>
        <w:t>de ce profil</w:t>
      </w:r>
      <w:r w:rsidRPr="003C08E6">
        <w:t xml:space="preserve"> ne peuvent voir que les RIE, RE ou RIC (quel que soit le statut) rattachés à leur propre groupe</w:t>
      </w:r>
      <w:r>
        <w:t>.</w:t>
      </w:r>
    </w:p>
    <w:p w14:paraId="3AAEA2E3" w14:textId="77777777" w:rsidR="00E319E7" w:rsidRPr="003C08E6" w:rsidRDefault="00E319E7" w:rsidP="00E319E7">
      <w:pPr>
        <w:jc w:val="both"/>
        <w:rPr>
          <w:color w:val="00B050"/>
        </w:rPr>
      </w:pPr>
    </w:p>
    <w:p w14:paraId="58ABAC17" w14:textId="77777777" w:rsidR="000C5BA2" w:rsidRDefault="00E319E7" w:rsidP="000C5BA2">
      <w:pPr>
        <w:pStyle w:val="Corps"/>
      </w:pPr>
      <w:r>
        <w:t>P</w:t>
      </w:r>
      <w:r w:rsidRPr="00264528">
        <w:t>rofil</w:t>
      </w:r>
      <w:r>
        <w:t xml:space="preserve"> « rédacteur de régime » : </w:t>
      </w:r>
    </w:p>
    <w:p w14:paraId="4CF5CF16" w14:textId="77777777" w:rsidR="000C5BA2" w:rsidRDefault="00E319E7" w:rsidP="000C5BA2">
      <w:pPr>
        <w:pStyle w:val="Corps"/>
        <w:numPr>
          <w:ilvl w:val="4"/>
          <w:numId w:val="1"/>
        </w:numPr>
        <w:ind w:left="567"/>
      </w:pPr>
      <w:r>
        <w:t>Ce profil permet à son détenteur de se connecter soit avec le profil « rédacteur de régime », soit avec le profil « rédacteur de programme » ;</w:t>
      </w:r>
    </w:p>
    <w:p w14:paraId="0D166BF1" w14:textId="77777777" w:rsidR="000C5BA2" w:rsidRDefault="00E319E7" w:rsidP="000C5BA2">
      <w:pPr>
        <w:pStyle w:val="Corps"/>
        <w:numPr>
          <w:ilvl w:val="4"/>
          <w:numId w:val="1"/>
        </w:numPr>
        <w:ind w:left="567"/>
      </w:pPr>
      <w:r>
        <w:t>Ce profil reprend toutes les possibilités du profil rédacteur actuel et est donc dédié au BECST ;</w:t>
      </w:r>
    </w:p>
    <w:p w14:paraId="3037B413" w14:textId="77777777" w:rsidR="00E319E7" w:rsidRDefault="00E319E7" w:rsidP="000C5BA2">
      <w:pPr>
        <w:pStyle w:val="Corps"/>
        <w:numPr>
          <w:ilvl w:val="4"/>
          <w:numId w:val="1"/>
        </w:numPr>
        <w:ind w:left="567"/>
      </w:pPr>
      <w:r>
        <w:t>Les utilisateurs BECST peuvent voir l’ensemble des RIE, RE ou RIC (quel que soit le groupe ou le statut).</w:t>
      </w:r>
    </w:p>
    <w:p w14:paraId="6404073B" w14:textId="77777777" w:rsidR="00E319E7" w:rsidRPr="003C08E6" w:rsidRDefault="00E319E7" w:rsidP="00E319E7">
      <w:pPr>
        <w:jc w:val="both"/>
        <w:rPr>
          <w:color w:val="00B050"/>
        </w:rPr>
      </w:pPr>
    </w:p>
    <w:p w14:paraId="09964378" w14:textId="77777777" w:rsidR="00E319E7" w:rsidRPr="003C08E6" w:rsidRDefault="00E319E7" w:rsidP="000C5BA2">
      <w:pPr>
        <w:pStyle w:val="Corps"/>
      </w:pPr>
      <w:r w:rsidRPr="003C08E6">
        <w:t>Profil administrateur :</w:t>
      </w:r>
    </w:p>
    <w:p w14:paraId="64A70EAF" w14:textId="77777777" w:rsidR="000C5BA2" w:rsidRPr="000C5BA2" w:rsidRDefault="00E319E7" w:rsidP="000C5BA2">
      <w:pPr>
        <w:pStyle w:val="Corps"/>
        <w:numPr>
          <w:ilvl w:val="4"/>
          <w:numId w:val="1"/>
        </w:numPr>
        <w:ind w:left="567"/>
        <w:rPr>
          <w:b/>
        </w:rPr>
      </w:pPr>
      <w:r>
        <w:t>Ce profil permet à son détenteur de se connecter soit avec le profil administrateur, soit avec le profil  « rédacteur de régime », soit avec le profil « rédacteur de programme » ;</w:t>
      </w:r>
    </w:p>
    <w:p w14:paraId="77EB4356" w14:textId="77777777" w:rsidR="000C5BA2" w:rsidRPr="000C5BA2" w:rsidRDefault="00E319E7" w:rsidP="000C5BA2">
      <w:pPr>
        <w:pStyle w:val="Corps"/>
        <w:numPr>
          <w:ilvl w:val="4"/>
          <w:numId w:val="1"/>
        </w:numPr>
        <w:ind w:left="567"/>
        <w:rPr>
          <w:b/>
        </w:rPr>
      </w:pPr>
      <w:r>
        <w:t>L</w:t>
      </w:r>
      <w:r w:rsidRPr="0010305D">
        <w:t>’administrateur fonctionnel SERT doit avoir la possibilité de gérer</w:t>
      </w:r>
      <w:r>
        <w:t xml:space="preserve"> (</w:t>
      </w:r>
      <w:r w:rsidRPr="00264528">
        <w:t>créer, modifier, supprimer</w:t>
      </w:r>
      <w:r>
        <w:t>)</w:t>
      </w:r>
      <w:r w:rsidRPr="00264528">
        <w:t xml:space="preserve"> des groupes d’utilisateurs correspondant</w:t>
      </w:r>
      <w:r>
        <w:t>s aux ESID et au BECST ;</w:t>
      </w:r>
    </w:p>
    <w:p w14:paraId="17832C70" w14:textId="77777777" w:rsidR="000C5BA2" w:rsidRPr="000C5BA2" w:rsidRDefault="00E319E7" w:rsidP="000C5BA2">
      <w:pPr>
        <w:pStyle w:val="Corps"/>
        <w:numPr>
          <w:ilvl w:val="4"/>
          <w:numId w:val="1"/>
        </w:numPr>
        <w:ind w:left="567"/>
        <w:rPr>
          <w:b/>
        </w:rPr>
      </w:pPr>
      <w:r>
        <w:t>L</w:t>
      </w:r>
      <w:r w:rsidRPr="008C0FE9">
        <w:t>’administrateur fonctionnel SERT doit avoir la possibilité de gérer (créer, modifier, supprimer) des utilisateurs correspondant</w:t>
      </w:r>
      <w:r>
        <w:t>s</w:t>
      </w:r>
      <w:r w:rsidRPr="008C0FE9">
        <w:t xml:space="preserve"> aux ESID et au BECST</w:t>
      </w:r>
      <w:r>
        <w:t> ;</w:t>
      </w:r>
    </w:p>
    <w:p w14:paraId="1E4C7146" w14:textId="77777777" w:rsidR="000C5BA2" w:rsidRPr="000C5BA2" w:rsidRDefault="00E319E7" w:rsidP="000C5BA2">
      <w:pPr>
        <w:pStyle w:val="Corps"/>
        <w:numPr>
          <w:ilvl w:val="4"/>
          <w:numId w:val="1"/>
        </w:numPr>
        <w:ind w:left="567"/>
        <w:rPr>
          <w:b/>
        </w:rPr>
      </w:pPr>
      <w:r>
        <w:t>L</w:t>
      </w:r>
      <w:r w:rsidRPr="008C0FE9">
        <w:t>’administrateur fonctionnel SERT doit avoir la possibilité</w:t>
      </w:r>
      <w:r>
        <w:t xml:space="preserve"> d’affecter un utilisateur à un groupe d’utilisateurs ou de le supprimer ;</w:t>
      </w:r>
    </w:p>
    <w:p w14:paraId="75A240D3" w14:textId="77777777" w:rsidR="000C5BA2" w:rsidRDefault="00E319E7" w:rsidP="000C5BA2">
      <w:pPr>
        <w:pStyle w:val="Corps"/>
        <w:numPr>
          <w:ilvl w:val="4"/>
          <w:numId w:val="1"/>
        </w:numPr>
        <w:ind w:left="567"/>
      </w:pPr>
      <w:r>
        <w:lastRenderedPageBreak/>
        <w:t>L</w:t>
      </w:r>
      <w:r w:rsidRPr="008C0FE9">
        <w:t>’administrateur fonctionnel SERT doit avoir la possibilité</w:t>
      </w:r>
      <w:r>
        <w:t xml:space="preserve"> d’attacher un RIE, un RE ou un RIC (quel que soit le statut) à un groupe ;</w:t>
      </w:r>
    </w:p>
    <w:p w14:paraId="6C9DD9E8" w14:textId="77777777" w:rsidR="00E319E7" w:rsidRPr="00264528" w:rsidRDefault="00E319E7" w:rsidP="000C5BA2">
      <w:pPr>
        <w:pStyle w:val="Corps"/>
        <w:numPr>
          <w:ilvl w:val="4"/>
          <w:numId w:val="1"/>
        </w:numPr>
        <w:ind w:left="567"/>
      </w:pPr>
      <w:r>
        <w:t>L</w:t>
      </w:r>
      <w:r w:rsidRPr="008C0FE9">
        <w:t>’administrateur fonctionnel SERT</w:t>
      </w:r>
      <w:r>
        <w:t xml:space="preserve"> conserve toutes les possibilités de gestion actuelles.</w:t>
      </w:r>
    </w:p>
    <w:p w14:paraId="7EBD91D6" w14:textId="77777777" w:rsidR="00E319E7" w:rsidRPr="00FB7B16" w:rsidRDefault="00E319E7" w:rsidP="00B31F4C">
      <w:pPr>
        <w:pStyle w:val="Corps"/>
      </w:pPr>
      <w:r w:rsidRPr="00FB7B16">
        <w:t xml:space="preserve">Les groupes seront nommés par le trigramme de la ville d’attache de l’ESID (exemple Bordeaux : BDX), sauf BECST qui garde son acronyme complet </w:t>
      </w:r>
    </w:p>
    <w:p w14:paraId="4990C8FC" w14:textId="77777777" w:rsidR="00D456DE" w:rsidRDefault="00E319E7" w:rsidP="00694FF8">
      <w:pPr>
        <w:pStyle w:val="Corps"/>
      </w:pPr>
      <w:r w:rsidRPr="00FB7B16">
        <w:t>Tous les utilisateurs doivent appartenir à un groupe</w:t>
      </w:r>
      <w:r>
        <w:t>, un utilisateur ne peut appartenir qu’à un seul groupe.</w:t>
      </w:r>
    </w:p>
    <w:p w14:paraId="527B4A55" w14:textId="77777777" w:rsidR="005936A9" w:rsidRDefault="005936A9" w:rsidP="005936A9">
      <w:pPr>
        <w:pStyle w:val="Title3"/>
      </w:pPr>
      <w:r w:rsidRPr="004779CF">
        <w:t>Tableau de bord (Accueil)</w:t>
      </w:r>
      <w:bookmarkEnd w:id="76"/>
    </w:p>
    <w:p w14:paraId="5EDF701A" w14:textId="77777777" w:rsidR="005936A9" w:rsidRPr="00FB7B16" w:rsidRDefault="005936A9" w:rsidP="00CD107E">
      <w:pPr>
        <w:pStyle w:val="Corps"/>
        <w:rPr>
          <w:sz w:val="22"/>
        </w:rPr>
      </w:pPr>
      <w:r w:rsidRPr="004202DE">
        <w:rPr>
          <w:b/>
        </w:rPr>
        <w:t>Comportement actuel</w:t>
      </w:r>
      <w:r w:rsidRPr="004202DE">
        <w:t> : le tableau de bord d’un rédacteur est séparé en 2 parties : une partie haute intitulée « mes projets » et listant mes projets, et une partie basse intitulée « études en cours » listant les études en cours de réalisation</w:t>
      </w:r>
      <w:r w:rsidR="00844EC6">
        <w:t>.</w:t>
      </w:r>
      <w:r w:rsidR="00CD107E">
        <w:t xml:space="preserve"> </w:t>
      </w:r>
      <w:r w:rsidRPr="00FB7B16">
        <w:rPr>
          <w:sz w:val="22"/>
        </w:rPr>
        <w:t xml:space="preserve">La suppression du mode étude au profit de mode </w:t>
      </w:r>
      <w:r>
        <w:rPr>
          <w:sz w:val="22"/>
        </w:rPr>
        <w:t>«programme tir»</w:t>
      </w:r>
      <w:r w:rsidRPr="00FB7B16">
        <w:rPr>
          <w:sz w:val="22"/>
        </w:rPr>
        <w:t>, et l’affectation des utilisateurs à des groupes implique une modification de cet affichage.</w:t>
      </w:r>
    </w:p>
    <w:p w14:paraId="3CDC6B63" w14:textId="77777777" w:rsidR="005936A9" w:rsidRPr="00FB7B16" w:rsidRDefault="005936A9" w:rsidP="00CD107E">
      <w:pPr>
        <w:pStyle w:val="Corps"/>
      </w:pPr>
      <w:r w:rsidRPr="00CD107E">
        <w:rPr>
          <w:b/>
        </w:rPr>
        <w:t>Comportement souhaité :</w:t>
      </w:r>
      <w:r w:rsidRPr="00FB7B16">
        <w:t xml:space="preserve"> Les tableaux de bord rédacteur </w:t>
      </w:r>
      <w:r>
        <w:t>de « </w:t>
      </w:r>
      <w:r w:rsidRPr="00FB7B16">
        <w:t xml:space="preserve">programme </w:t>
      </w:r>
      <w:r>
        <w:t xml:space="preserve">tir » </w:t>
      </w:r>
      <w:r w:rsidRPr="00FB7B16">
        <w:t xml:space="preserve">(ESID) et rédacteur régime (BECST) doivent être différents, ce qui implique la création d’un nouvel écran d’accueil pour le profil rédacteur </w:t>
      </w:r>
      <w:r>
        <w:t xml:space="preserve">de </w:t>
      </w:r>
      <w:r w:rsidRPr="00FB7B16">
        <w:t>programme (ESID).</w:t>
      </w:r>
    </w:p>
    <w:p w14:paraId="6F109BEA" w14:textId="77777777" w:rsidR="005936A9" w:rsidRPr="00FB7B16" w:rsidRDefault="005936A9" w:rsidP="00CD107E">
      <w:pPr>
        <w:pStyle w:val="Corps"/>
        <w:numPr>
          <w:ilvl w:val="0"/>
          <w:numId w:val="10"/>
        </w:numPr>
        <w:ind w:left="284"/>
      </w:pPr>
      <w:r w:rsidRPr="00FB7B16">
        <w:t>Ecran rédacteur</w:t>
      </w:r>
      <w:r>
        <w:t xml:space="preserve"> de </w:t>
      </w:r>
      <w:r w:rsidRPr="00FB7B16">
        <w:t xml:space="preserve">programme (ESID) : </w:t>
      </w:r>
    </w:p>
    <w:p w14:paraId="6B3A4FE0" w14:textId="77777777" w:rsidR="00CD107E" w:rsidRDefault="00CD107E" w:rsidP="00CD107E">
      <w:pPr>
        <w:pStyle w:val="Corps"/>
        <w:numPr>
          <w:ilvl w:val="4"/>
          <w:numId w:val="1"/>
        </w:numPr>
        <w:ind w:left="567"/>
      </w:pPr>
      <w:r>
        <w:t>U</w:t>
      </w:r>
      <w:r w:rsidR="005936A9" w:rsidRPr="00FB7B16">
        <w:t>ne partie haute nommée « Mes programmes tir ».</w:t>
      </w:r>
    </w:p>
    <w:p w14:paraId="3717258F" w14:textId="77777777" w:rsidR="00CD107E" w:rsidRDefault="005936A9" w:rsidP="00CD107E">
      <w:pPr>
        <w:pStyle w:val="Corps"/>
        <w:numPr>
          <w:ilvl w:val="5"/>
          <w:numId w:val="1"/>
        </w:numPr>
        <w:ind w:left="1134"/>
      </w:pPr>
      <w:r w:rsidRPr="00FB7B16">
        <w:t>ajout d’</w:t>
      </w:r>
      <w:r>
        <w:t>une colonne « date de rendu ». C</w:t>
      </w:r>
      <w:r w:rsidRPr="00FB7B16">
        <w:t>ette date correspond à la date prévisionnelle donnée par le BECST lors du changement de s</w:t>
      </w:r>
      <w:r>
        <w:t>tatut à « correction en cours » ;</w:t>
      </w:r>
    </w:p>
    <w:p w14:paraId="0E08A90F" w14:textId="77777777" w:rsidR="005936A9" w:rsidRPr="00CD107E" w:rsidRDefault="005936A9" w:rsidP="00017E4C">
      <w:pPr>
        <w:pStyle w:val="Corps"/>
        <w:numPr>
          <w:ilvl w:val="5"/>
          <w:numId w:val="1"/>
        </w:numPr>
        <w:ind w:left="1134"/>
      </w:pPr>
      <w:r w:rsidRPr="00FB7B16">
        <w:t>ajout d’un bouton de validation de l’alerte</w:t>
      </w:r>
      <w:r>
        <w:t>.</w:t>
      </w:r>
    </w:p>
    <w:p w14:paraId="7D4A4A36" w14:textId="77777777" w:rsidR="00CD107E" w:rsidRDefault="00CD107E" w:rsidP="00CD107E">
      <w:pPr>
        <w:pStyle w:val="Corps"/>
        <w:numPr>
          <w:ilvl w:val="4"/>
          <w:numId w:val="1"/>
        </w:numPr>
        <w:ind w:left="567"/>
      </w:pPr>
      <w:r>
        <w:t>U</w:t>
      </w:r>
      <w:r w:rsidR="005936A9" w:rsidRPr="00FB7B16">
        <w:t xml:space="preserve">ne partie basse nommée </w:t>
      </w:r>
      <w:r w:rsidR="005936A9">
        <w:t>« </w:t>
      </w:r>
      <w:r w:rsidR="005936A9" w:rsidRPr="00FB7B16">
        <w:t>Régimes</w:t>
      </w:r>
      <w:r w:rsidR="005936A9">
        <w:t> »</w:t>
      </w:r>
      <w:r w:rsidR="005936A9" w:rsidRPr="00FB7B16">
        <w:t xml:space="preserve"> où apparaissent les régimes faisant l’objet d’une alerte. </w:t>
      </w:r>
    </w:p>
    <w:p w14:paraId="260DE870" w14:textId="77777777" w:rsidR="00CD107E" w:rsidRDefault="00CD107E" w:rsidP="00CD107E">
      <w:pPr>
        <w:pStyle w:val="Corps"/>
        <w:ind w:left="567"/>
      </w:pPr>
    </w:p>
    <w:p w14:paraId="7E9ADD09" w14:textId="77777777" w:rsidR="00CD107E" w:rsidRDefault="00CD107E" w:rsidP="00CD107E">
      <w:pPr>
        <w:pStyle w:val="Corps"/>
        <w:ind w:left="567"/>
      </w:pPr>
    </w:p>
    <w:p w14:paraId="161EA5FF" w14:textId="77777777" w:rsidR="00CD107E" w:rsidRPr="00CD107E" w:rsidRDefault="00CD107E" w:rsidP="00CD107E">
      <w:pPr>
        <w:pStyle w:val="Corps"/>
        <w:ind w:left="567"/>
      </w:pPr>
    </w:p>
    <w:p w14:paraId="30D2E7B4" w14:textId="77777777" w:rsidR="005936A9" w:rsidRPr="00FB7B16" w:rsidRDefault="005936A9" w:rsidP="00CD107E">
      <w:pPr>
        <w:pStyle w:val="Corps"/>
        <w:numPr>
          <w:ilvl w:val="0"/>
          <w:numId w:val="10"/>
        </w:numPr>
        <w:ind w:left="284"/>
      </w:pPr>
      <w:r w:rsidRPr="00FB7B16">
        <w:lastRenderedPageBreak/>
        <w:t xml:space="preserve">Ecran rédacteur </w:t>
      </w:r>
      <w:r w:rsidR="00F41D9E">
        <w:t>de régime (</w:t>
      </w:r>
      <w:r w:rsidRPr="00FB7B16">
        <w:t>BECST</w:t>
      </w:r>
      <w:r w:rsidR="00F41D9E">
        <w:t>)</w:t>
      </w:r>
      <w:r w:rsidRPr="00FB7B16">
        <w:t xml:space="preserve"> : </w:t>
      </w:r>
    </w:p>
    <w:p w14:paraId="260FA37B" w14:textId="77777777" w:rsidR="005936A9" w:rsidRPr="00FB7B16" w:rsidRDefault="005936A9" w:rsidP="00CD107E">
      <w:pPr>
        <w:pStyle w:val="Corps"/>
        <w:numPr>
          <w:ilvl w:val="4"/>
          <w:numId w:val="1"/>
        </w:numPr>
        <w:ind w:left="567"/>
      </w:pPr>
      <w:r w:rsidRPr="00FB7B16">
        <w:t>La partie haute ne change pas</w:t>
      </w:r>
      <w:r w:rsidR="00CD107E">
        <w:t>.</w:t>
      </w:r>
    </w:p>
    <w:p w14:paraId="40FF7D46" w14:textId="77777777" w:rsidR="005936A9" w:rsidRDefault="005936A9" w:rsidP="00CD107E">
      <w:pPr>
        <w:pStyle w:val="Corps"/>
        <w:numPr>
          <w:ilvl w:val="4"/>
          <w:numId w:val="1"/>
        </w:numPr>
        <w:ind w:left="567"/>
      </w:pPr>
      <w:r w:rsidRPr="00FB7B16">
        <w:t>La partie basse sera renommée « programmes en cours de correction» (contiendra les programmes en attente de validation) et disposera d’une nouvelle colonne précisant le groupe ESID de rattachement.</w:t>
      </w:r>
    </w:p>
    <w:p w14:paraId="2475CD3C" w14:textId="77777777" w:rsidR="00477F0E" w:rsidRDefault="00477F0E" w:rsidP="00AF045F">
      <w:pPr>
        <w:pStyle w:val="Title3"/>
      </w:pPr>
      <w:bookmarkStart w:id="77" w:name="_Toc472349077"/>
      <w:r>
        <w:t>Ecran de recherche</w:t>
      </w:r>
    </w:p>
    <w:p w14:paraId="564F325D" w14:textId="77777777" w:rsidR="0050073C" w:rsidRDefault="00907F90" w:rsidP="0050073C">
      <w:pPr>
        <w:pStyle w:val="Corps"/>
      </w:pPr>
      <w:r w:rsidRPr="00CD107E">
        <w:rPr>
          <w:b/>
        </w:rPr>
        <w:t>Comportement souhaité :</w:t>
      </w:r>
      <w:r w:rsidRPr="00FB7B16">
        <w:t xml:space="preserve"> </w:t>
      </w:r>
      <w:r>
        <w:t>L’écran de r</w:t>
      </w:r>
      <w:r w:rsidR="00E13CF7">
        <w:t xml:space="preserve">echerche sera refait en </w:t>
      </w:r>
      <w:proofErr w:type="spellStart"/>
      <w:r w:rsidR="00E13CF7">
        <w:t>JavaFX</w:t>
      </w:r>
      <w:proofErr w:type="spellEnd"/>
      <w:r w:rsidR="00E13CF7">
        <w:t xml:space="preserve">. Cet écran permet de retrouver des programmes ou </w:t>
      </w:r>
      <w:r w:rsidR="00FD7F32">
        <w:t xml:space="preserve">des </w:t>
      </w:r>
      <w:r w:rsidR="00E13CF7">
        <w:t xml:space="preserve">régimes en précisant certains critères. </w:t>
      </w:r>
      <w:r w:rsidR="008D49AF">
        <w:t>Les nouvelles règles de gestion sur l’accès aux régimes ou programmes selon le groupe seront ajoutées.</w:t>
      </w:r>
    </w:p>
    <w:p w14:paraId="374C0323" w14:textId="77777777" w:rsidR="005936A9" w:rsidRPr="004779CF" w:rsidRDefault="005936A9" w:rsidP="00AF045F">
      <w:pPr>
        <w:pStyle w:val="Title3"/>
      </w:pPr>
      <w:r w:rsidRPr="004779CF">
        <w:t>Alerte archivage </w:t>
      </w:r>
      <w:bookmarkEnd w:id="77"/>
    </w:p>
    <w:p w14:paraId="7A211806" w14:textId="77777777" w:rsidR="005936A9" w:rsidRPr="00FB7B16" w:rsidRDefault="005936A9" w:rsidP="0044189B">
      <w:pPr>
        <w:pStyle w:val="Corps"/>
      </w:pPr>
      <w:r w:rsidRPr="0044189B">
        <w:rPr>
          <w:b/>
        </w:rPr>
        <w:t xml:space="preserve">Comportement souhaité : </w:t>
      </w:r>
      <w:r w:rsidRPr="00FB7B16">
        <w:t>Lors d’un changement de statut (</w:t>
      </w:r>
      <w:r>
        <w:t>a</w:t>
      </w:r>
      <w:r w:rsidRPr="00FB7B16">
        <w:t>rchivage pour refus, archivage avec correction, programme en cours de correction …), une alerte apparait sur le tableau de bord du profil rédacteur de programme concerné. La suppression de cette alerte se fera de manière manuelle avec une sauvegarde à minima de la date de suppression.</w:t>
      </w:r>
    </w:p>
    <w:p w14:paraId="62A394DD" w14:textId="77777777" w:rsidR="005936A9" w:rsidRPr="00FB7B16" w:rsidRDefault="005936A9" w:rsidP="0044189B">
      <w:pPr>
        <w:pStyle w:val="Corps"/>
      </w:pPr>
      <w:r w:rsidRPr="00FB7B16">
        <w:t>Cette alerte fait également l’objet d’un</w:t>
      </w:r>
      <w:r>
        <w:t>e notification</w:t>
      </w:r>
      <w:r w:rsidRPr="00FB7B16">
        <w:t xml:space="preserve"> à destination du rédacteur ayant passé le </w:t>
      </w:r>
      <w:r>
        <w:t>«programme tir»</w:t>
      </w:r>
      <w:r w:rsidRPr="00FB7B16">
        <w:t xml:space="preserve"> du statut « en cours » au statut « à valider ».</w:t>
      </w:r>
    </w:p>
    <w:p w14:paraId="3892D7B3" w14:textId="77777777" w:rsidR="009E20D1" w:rsidRDefault="009E20D1" w:rsidP="009E20D1">
      <w:pPr>
        <w:pStyle w:val="Title3"/>
      </w:pPr>
      <w:bookmarkStart w:id="78" w:name="_Toc472349084"/>
      <w:r w:rsidRPr="004779CF">
        <w:t>Mémorisation de l'historique des utilisateurs qui ont modifié</w:t>
      </w:r>
      <w:r>
        <w:t>s</w:t>
      </w:r>
      <w:r w:rsidRPr="004779CF">
        <w:t xml:space="preserve"> un statut </w:t>
      </w:r>
      <w:bookmarkEnd w:id="78"/>
    </w:p>
    <w:p w14:paraId="7469B9B4" w14:textId="77777777" w:rsidR="009E20D1" w:rsidRPr="00FB7B16" w:rsidRDefault="009E20D1" w:rsidP="0044189B">
      <w:pPr>
        <w:pStyle w:val="Corps"/>
      </w:pPr>
      <w:r w:rsidRPr="0044189B">
        <w:rPr>
          <w:b/>
        </w:rPr>
        <w:t xml:space="preserve">Comportement souhaité : </w:t>
      </w:r>
      <w:r w:rsidRPr="00FB7B16">
        <w:t xml:space="preserve">Lorsqu’un </w:t>
      </w:r>
      <w:r>
        <w:t>«programme tir»</w:t>
      </w:r>
      <w:r w:rsidRPr="00FB7B16">
        <w:t xml:space="preserve"> change de statut, l’identification de l’utilisateur, la date et l’heure de modification est enregistrée et consultable.</w:t>
      </w:r>
    </w:p>
    <w:p w14:paraId="170619C4" w14:textId="77777777" w:rsidR="00CA739A" w:rsidRPr="004779CF" w:rsidRDefault="00CA739A" w:rsidP="00CA739A">
      <w:pPr>
        <w:pStyle w:val="Title3"/>
      </w:pPr>
      <w:bookmarkStart w:id="79" w:name="_Toc472349079"/>
      <w:r w:rsidRPr="004779CF">
        <w:t>Workflow des programmes tir</w:t>
      </w:r>
      <w:bookmarkEnd w:id="79"/>
    </w:p>
    <w:p w14:paraId="601732EB" w14:textId="77777777" w:rsidR="00CA739A" w:rsidRPr="00FB7B16" w:rsidRDefault="006C37CE" w:rsidP="006C37CE">
      <w:pPr>
        <w:pStyle w:val="Corps"/>
      </w:pPr>
      <w:r>
        <w:t>Voici le workflow de v</w:t>
      </w:r>
      <w:r w:rsidR="00CA739A" w:rsidRPr="00FB7B16">
        <w:t xml:space="preserve">alidation </w:t>
      </w:r>
      <w:r w:rsidR="00CA739A">
        <w:t>«programme tir»</w:t>
      </w:r>
    </w:p>
    <w:p w14:paraId="75093C7B" w14:textId="77777777" w:rsidR="00CA739A" w:rsidRPr="00FB7B16" w:rsidRDefault="00CA739A" w:rsidP="006C37CE">
      <w:pPr>
        <w:pStyle w:val="Corps"/>
        <w:numPr>
          <w:ilvl w:val="4"/>
          <w:numId w:val="1"/>
        </w:numPr>
        <w:ind w:left="567"/>
      </w:pPr>
      <w:r w:rsidRPr="00FB7B16">
        <w:t xml:space="preserve">Statut « en cours » : </w:t>
      </w:r>
    </w:p>
    <w:p w14:paraId="7E623616" w14:textId="77777777" w:rsidR="006C37CE" w:rsidRDefault="00CA739A" w:rsidP="00017E4C">
      <w:pPr>
        <w:pStyle w:val="Corps"/>
        <w:numPr>
          <w:ilvl w:val="0"/>
          <w:numId w:val="11"/>
        </w:numPr>
        <w:ind w:left="1134"/>
      </w:pPr>
      <w:r w:rsidRPr="00FB7B16">
        <w:t xml:space="preserve">Création d’un </w:t>
      </w:r>
      <w:r>
        <w:t>«programme tir»</w:t>
      </w:r>
      <w:r w:rsidRPr="00FB7B16">
        <w:t xml:space="preserve"> par un rédacteur programme</w:t>
      </w:r>
      <w:r>
        <w:t> ;</w:t>
      </w:r>
    </w:p>
    <w:p w14:paraId="18C1F07E" w14:textId="77777777" w:rsidR="00CA739A" w:rsidRPr="00FB7B16" w:rsidRDefault="00CA739A" w:rsidP="00017E4C">
      <w:pPr>
        <w:pStyle w:val="Corps"/>
        <w:numPr>
          <w:ilvl w:val="0"/>
          <w:numId w:val="11"/>
        </w:numPr>
        <w:ind w:left="1134"/>
      </w:pPr>
      <w:r w:rsidRPr="00FB7B16">
        <w:t>Passage du statut « en cours » au statut  « à valider » par le réda</w:t>
      </w:r>
      <w:r>
        <w:t>cteur programme sans alerte ;</w:t>
      </w:r>
    </w:p>
    <w:p w14:paraId="6333C70C" w14:textId="77777777" w:rsidR="00CA739A" w:rsidRPr="00FB7B16" w:rsidRDefault="00CA739A" w:rsidP="006C37CE">
      <w:pPr>
        <w:pStyle w:val="Corps"/>
        <w:numPr>
          <w:ilvl w:val="0"/>
          <w:numId w:val="12"/>
        </w:numPr>
      </w:pPr>
      <w:r w:rsidRPr="00FB7B16">
        <w:lastRenderedPageBreak/>
        <w:t>Statut « à valider » :</w:t>
      </w:r>
    </w:p>
    <w:p w14:paraId="5467F6D1" w14:textId="77777777" w:rsidR="006C37CE" w:rsidRDefault="00CA739A" w:rsidP="00017E4C">
      <w:pPr>
        <w:pStyle w:val="Corps"/>
        <w:numPr>
          <w:ilvl w:val="0"/>
          <w:numId w:val="13"/>
        </w:numPr>
        <w:ind w:left="1134"/>
      </w:pPr>
      <w:r w:rsidRPr="00FB7B16">
        <w:t>Passage du statut « à valider » au statut « en cours de correction » par un</w:t>
      </w:r>
      <w:r>
        <w:t xml:space="preserve"> rédacteur de projet ; </w:t>
      </w:r>
    </w:p>
    <w:p w14:paraId="33749980" w14:textId="77777777" w:rsidR="00CA739A" w:rsidRPr="00FB7B16" w:rsidRDefault="00CA739A" w:rsidP="00017E4C">
      <w:pPr>
        <w:pStyle w:val="Corps"/>
        <w:numPr>
          <w:ilvl w:val="0"/>
          <w:numId w:val="13"/>
        </w:numPr>
        <w:ind w:left="1134"/>
      </w:pPr>
      <w:r w:rsidRPr="00FB7B16">
        <w:t>Le rédacteur de projet doit incrémenter une date de rendu prévisionnel qui s’affiche sur le tableau de bord</w:t>
      </w:r>
      <w:r>
        <w:t xml:space="preserve"> du rédacteur du programme ;</w:t>
      </w:r>
    </w:p>
    <w:p w14:paraId="1B319AB8" w14:textId="77777777" w:rsidR="00CA739A" w:rsidRPr="00FB7B16" w:rsidRDefault="00CA739A" w:rsidP="006C37CE">
      <w:pPr>
        <w:pStyle w:val="Corps"/>
        <w:numPr>
          <w:ilvl w:val="0"/>
          <w:numId w:val="12"/>
        </w:numPr>
      </w:pPr>
      <w:r w:rsidRPr="00FB7B16">
        <w:t>Statut « en cours de correction » :</w:t>
      </w:r>
    </w:p>
    <w:p w14:paraId="590948CD" w14:textId="77777777" w:rsidR="00CA739A" w:rsidRPr="00FB7B16" w:rsidRDefault="00CA739A" w:rsidP="006C37CE">
      <w:pPr>
        <w:pStyle w:val="Corps"/>
        <w:numPr>
          <w:ilvl w:val="0"/>
          <w:numId w:val="14"/>
        </w:numPr>
        <w:ind w:left="1134"/>
      </w:pPr>
      <w:r w:rsidRPr="00FB7B16">
        <w:t>A ce statut, le document est verrouillé conformément au point 4.12.</w:t>
      </w:r>
    </w:p>
    <w:p w14:paraId="543AD702" w14:textId="77777777" w:rsidR="00CA739A" w:rsidRPr="00FB7B16" w:rsidRDefault="00CA739A" w:rsidP="006C37CE">
      <w:pPr>
        <w:pStyle w:val="Corps"/>
        <w:numPr>
          <w:ilvl w:val="0"/>
          <w:numId w:val="14"/>
        </w:numPr>
        <w:ind w:left="1134"/>
      </w:pPr>
      <w:r w:rsidRPr="00FB7B16">
        <w:t>Le passage du statut « en cours de correction » au statut « archivé » est effectué par un rédacteur de projet</w:t>
      </w:r>
      <w:r>
        <w:t>,</w:t>
      </w:r>
      <w:r w:rsidRPr="00FB7B16">
        <w:t xml:space="preserve"> et donne lieu à une remontée d’alerte machine et par mail conformément au point 4.8.</w:t>
      </w:r>
    </w:p>
    <w:p w14:paraId="70574F33" w14:textId="77777777" w:rsidR="00CA739A" w:rsidRPr="00FB7B16" w:rsidRDefault="00CA739A" w:rsidP="006C37CE">
      <w:pPr>
        <w:pStyle w:val="Corps"/>
        <w:numPr>
          <w:ilvl w:val="0"/>
          <w:numId w:val="12"/>
        </w:numPr>
      </w:pPr>
      <w:r w:rsidRPr="00FB7B16">
        <w:t>Statut « Archivé » :</w:t>
      </w:r>
    </w:p>
    <w:p w14:paraId="608651CF" w14:textId="77777777" w:rsidR="005936A9" w:rsidRPr="00FB7B16" w:rsidRDefault="00CA739A" w:rsidP="00FA450B">
      <w:pPr>
        <w:pStyle w:val="Corps"/>
        <w:numPr>
          <w:ilvl w:val="0"/>
          <w:numId w:val="15"/>
        </w:numPr>
        <w:ind w:left="1134"/>
      </w:pPr>
      <w:r w:rsidRPr="00FB7B16">
        <w:t>Ce statut se décline en 3 versions : validé sans correction, validé avec correction, ou refus. Dans ce dernier cas, une note ou un avis doit être ajouté.</w:t>
      </w:r>
    </w:p>
    <w:p w14:paraId="1BFD5CD3" w14:textId="77777777" w:rsidR="003F46B4" w:rsidRPr="004779CF" w:rsidRDefault="003F46B4" w:rsidP="003F46B4">
      <w:pPr>
        <w:pStyle w:val="Title3"/>
      </w:pPr>
      <w:bookmarkStart w:id="80" w:name="_Toc472349078"/>
      <w:r w:rsidRPr="004779CF">
        <w:t>Gestion des documents</w:t>
      </w:r>
      <w:bookmarkEnd w:id="80"/>
    </w:p>
    <w:p w14:paraId="61DED055" w14:textId="77777777" w:rsidR="003F46B4" w:rsidRPr="001A6783" w:rsidRDefault="003F46B4" w:rsidP="00FA450B">
      <w:pPr>
        <w:pStyle w:val="Corps"/>
      </w:pPr>
      <w:r w:rsidRPr="001A6783">
        <w:t>Cette fonctionnalité doit permettre de pouvoir visualiser, ajouter, et générer les différents documents d’un «programme tir», et de consulter l’historique de changement de statut, ainsi que les utilisateurs ayant opérés le changement.</w:t>
      </w:r>
    </w:p>
    <w:p w14:paraId="3BEB4A3C" w14:textId="77777777" w:rsidR="00A7227D" w:rsidRDefault="00A7227D" w:rsidP="00036D06">
      <w:pPr>
        <w:pStyle w:val="Title2"/>
        <w:rPr>
          <w:rFonts w:eastAsia="Times New Roman"/>
        </w:rPr>
      </w:pPr>
      <w:r>
        <w:rPr>
          <w:rFonts w:eastAsia="Times New Roman"/>
        </w:rPr>
        <w:t>Tester l’application</w:t>
      </w:r>
    </w:p>
    <w:p w14:paraId="4C8BB537" w14:textId="77777777" w:rsidR="007D47FB" w:rsidRDefault="001B6D59" w:rsidP="007D47FB">
      <w:pPr>
        <w:pStyle w:val="Corps"/>
      </w:pPr>
      <w:r>
        <w:t xml:space="preserve">Cette mission faisait partie </w:t>
      </w:r>
      <w:r w:rsidR="0092478D">
        <w:t>des phases de test</w:t>
      </w:r>
      <w:r>
        <w:t xml:space="preserve"> de l’application. </w:t>
      </w:r>
      <w:r w:rsidR="000E1E41">
        <w:t>Elle consiste à créer de nouveaux scénarios</w:t>
      </w:r>
      <w:r w:rsidR="0092478D">
        <w:t xml:space="preserve"> de test</w:t>
      </w:r>
      <w:r w:rsidR="000E1E41">
        <w:t xml:space="preserve"> pour tester les évolutions. </w:t>
      </w:r>
      <w:r w:rsidR="00D94CB8">
        <w:t xml:space="preserve">Après, ces scénarios seront joués avec les anciens pour tester les nouveaux comportements mais aussi les régressions. </w:t>
      </w:r>
      <w:r w:rsidR="00CA119B">
        <w:t xml:space="preserve">Toutes les anomalies trouvées seront notées avec le plus de détails possibles. </w:t>
      </w:r>
      <w:r w:rsidR="006E2C2A">
        <w:t xml:space="preserve">Ces anomalies seront aussi répertoriées selon leur gravité et leur priorité. </w:t>
      </w:r>
      <w:r w:rsidR="00AD07F7">
        <w:t>En fin, elles seront assignées aux membres de l’équipe.</w:t>
      </w:r>
    </w:p>
    <w:p w14:paraId="26B3DB85" w14:textId="77777777" w:rsidR="00AF19C2" w:rsidRDefault="0092478D" w:rsidP="007D47FB">
      <w:pPr>
        <w:pStyle w:val="Corps"/>
      </w:pPr>
      <w:r>
        <w:t>Il y a eu deux phases de test</w:t>
      </w:r>
      <w:r w:rsidR="00FD7474">
        <w:t xml:space="preserve"> dans la réalisation du projet. </w:t>
      </w:r>
      <w:r>
        <w:t xml:space="preserve">La première phase de test était </w:t>
      </w:r>
      <w:r w:rsidR="00D11807">
        <w:t xml:space="preserve">les tests d’intégration. </w:t>
      </w:r>
      <w:r w:rsidR="00E14BC1">
        <w:t xml:space="preserve">Cette phase vient après la phase de développement. </w:t>
      </w:r>
      <w:r w:rsidR="008F74A0">
        <w:t>Une fois la phase de développement terminée, l’application sera déployée sur un environnement d’intégration.</w:t>
      </w:r>
      <w:r w:rsidR="00AF19C2">
        <w:t xml:space="preserve"> L’application sera testée sur cet environnement.</w:t>
      </w:r>
      <w:r w:rsidR="00BE465B">
        <w:t xml:space="preserve"> La deuxième phase de test était les tests de </w:t>
      </w:r>
      <w:r w:rsidR="00BE465B">
        <w:lastRenderedPageBreak/>
        <w:t xml:space="preserve">validation. Cette phase vient après la correction des anomalies de la phase d’intégration. </w:t>
      </w:r>
      <w:r w:rsidR="00ED6A56">
        <w:t>L’application sera déployée sur un environnement de validation pour effectuer ces tests.</w:t>
      </w:r>
      <w:r w:rsidR="00BE465B">
        <w:t xml:space="preserve"> </w:t>
      </w:r>
    </w:p>
    <w:p w14:paraId="5CF93D4E" w14:textId="77777777" w:rsidR="00036D06" w:rsidRDefault="00A7227D" w:rsidP="00036D06">
      <w:pPr>
        <w:pStyle w:val="Title2"/>
        <w:rPr>
          <w:rFonts w:eastAsia="Times New Roman"/>
        </w:rPr>
      </w:pPr>
      <w:r>
        <w:rPr>
          <w:rFonts w:eastAsia="Times New Roman"/>
        </w:rPr>
        <w:t>Corriger les anomalies</w:t>
      </w:r>
      <w:r w:rsidR="00036D06">
        <w:rPr>
          <w:rFonts w:eastAsia="Times New Roman"/>
        </w:rPr>
        <w:t xml:space="preserve"> </w:t>
      </w:r>
    </w:p>
    <w:p w14:paraId="60B1B7D2" w14:textId="77777777" w:rsidR="00036D06" w:rsidRDefault="00F153B4" w:rsidP="00EF22EA">
      <w:pPr>
        <w:pStyle w:val="Corps"/>
      </w:pPr>
      <w:r>
        <w:t xml:space="preserve">Les corrections des anomalies viennent juste après chaque phase de test. </w:t>
      </w:r>
      <w:r w:rsidR="00372818">
        <w:t xml:space="preserve">Il y a trois phases de corrections d’anomalies. </w:t>
      </w:r>
      <w:r w:rsidR="002471F3">
        <w:t>La</w:t>
      </w:r>
      <w:r w:rsidR="00214FD0">
        <w:t xml:space="preserve"> première est la correction des anomalies trouvées pendant la phase de test d’intégration. </w:t>
      </w:r>
      <w:r w:rsidR="00E47541">
        <w:t>La deuxième est la correction des anomalies trouvées pendant la phase de test de validation. Et la dernière est la correction des anomalies trouvées par le client pendant son test leur plateforme de recette.</w:t>
      </w:r>
      <w:r w:rsidR="00B941B4">
        <w:t xml:space="preserve"> </w:t>
      </w:r>
    </w:p>
    <w:p w14:paraId="1CE5CF01" w14:textId="77777777" w:rsidR="00036D06" w:rsidRDefault="00F83113" w:rsidP="00F83113">
      <w:pPr>
        <w:pStyle w:val="Title1"/>
      </w:pPr>
      <w:r>
        <w:t>Réalisation</w:t>
      </w:r>
    </w:p>
    <w:p w14:paraId="3743196E" w14:textId="77777777" w:rsidR="00036D06" w:rsidRDefault="00983A4D" w:rsidP="00F83113">
      <w:pPr>
        <w:pStyle w:val="Title2"/>
        <w:rPr>
          <w:rFonts w:eastAsia="Times New Roman"/>
        </w:rPr>
      </w:pPr>
      <w:r>
        <w:rPr>
          <w:rFonts w:eastAsia="Times New Roman"/>
        </w:rPr>
        <w:t>Appréhension</w:t>
      </w:r>
      <w:r w:rsidR="00F83113">
        <w:rPr>
          <w:rFonts w:eastAsia="Times New Roman"/>
        </w:rPr>
        <w:t xml:space="preserve"> du projet SERT</w:t>
      </w:r>
    </w:p>
    <w:p w14:paraId="2433500D" w14:textId="77777777" w:rsidR="00C2091E" w:rsidRDefault="00C2091E" w:rsidP="00C2091E">
      <w:pPr>
        <w:pStyle w:val="Title3"/>
        <w:rPr>
          <w:rFonts w:eastAsia="Times New Roman"/>
        </w:rPr>
      </w:pPr>
      <w:r>
        <w:rPr>
          <w:rFonts w:eastAsia="Times New Roman"/>
        </w:rPr>
        <w:t>Aspects fonctionnels de SERT</w:t>
      </w:r>
    </w:p>
    <w:p w14:paraId="5F92DA50" w14:textId="77777777" w:rsidR="002144FD" w:rsidRDefault="00FE406F" w:rsidP="00017E4C">
      <w:pPr>
        <w:pStyle w:val="Corps"/>
      </w:pPr>
      <w:r>
        <w:t xml:space="preserve">L’appréhension de l’aspect fonctionnel de SERT n’était pas une mission évidente puisque l’application présente des fonctionnalités compliquées. </w:t>
      </w:r>
      <w:r w:rsidR="005239B5">
        <w:t xml:space="preserve">Les documentations sur le projet m’ont beaucoup aidé dans cette partie. </w:t>
      </w:r>
      <w:r w:rsidR="008543E8">
        <w:t>En effet, quelques documents ont été disponibles pour SERT comme les manuels d’utilisation, les documents de conception et les pages wiki.</w:t>
      </w:r>
      <w:r w:rsidR="00A232A4">
        <w:t xml:space="preserve"> </w:t>
      </w:r>
      <w:r w:rsidR="00532C37">
        <w:t>Les test</w:t>
      </w:r>
      <w:r w:rsidR="005B28D6">
        <w:t>s</w:t>
      </w:r>
      <w:r w:rsidR="00532C37">
        <w:t xml:space="preserve"> et les manipulations directes de l’application sur un environnement de test m’ont aussi aidé à voir comment les comportements de SERT.</w:t>
      </w:r>
      <w:r w:rsidR="005B28D6">
        <w:t xml:space="preserve"> Voici quelques cas d’utilisation de SERT :</w:t>
      </w:r>
    </w:p>
    <w:p w14:paraId="1FCE15DE" w14:textId="77777777" w:rsidR="00D16172" w:rsidRDefault="00395EEC" w:rsidP="00D16172">
      <w:pPr>
        <w:pStyle w:val="Corps"/>
        <w:keepNext/>
        <w:ind w:left="-426"/>
      </w:pPr>
      <w:r>
        <w:rPr>
          <w:noProof/>
          <w:lang w:val="en-US" w:eastAsia="en-US"/>
        </w:rPr>
        <w:lastRenderedPageBreak/>
        <w:drawing>
          <wp:inline distT="0" distB="0" distL="0" distR="0" wp14:anchorId="6D838CCF" wp14:editId="6ABDD26A">
            <wp:extent cx="5881213" cy="3905250"/>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81943" cy="3905735"/>
                    </a:xfrm>
                    <a:prstGeom prst="rect">
                      <a:avLst/>
                    </a:prstGeom>
                  </pic:spPr>
                </pic:pic>
              </a:graphicData>
            </a:graphic>
          </wp:inline>
        </w:drawing>
      </w:r>
    </w:p>
    <w:p w14:paraId="4029A137" w14:textId="77777777" w:rsidR="002144FD" w:rsidRPr="00A32DA2" w:rsidRDefault="00D16172" w:rsidP="00D16172">
      <w:pPr>
        <w:pStyle w:val="Lgende"/>
        <w:jc w:val="center"/>
        <w:rPr>
          <w:lang w:val="fr-FR"/>
        </w:rPr>
      </w:pPr>
      <w:r w:rsidRPr="00A32DA2">
        <w:rPr>
          <w:lang w:val="fr-FR"/>
        </w:rPr>
        <w:t xml:space="preserve">Figure </w:t>
      </w:r>
      <w:r>
        <w:fldChar w:fldCharType="begin"/>
      </w:r>
      <w:r w:rsidRPr="00A32DA2">
        <w:rPr>
          <w:lang w:val="fr-FR"/>
        </w:rPr>
        <w:instrText xml:space="preserve"> SEQ Figure \* ARABIC </w:instrText>
      </w:r>
      <w:r>
        <w:fldChar w:fldCharType="separate"/>
      </w:r>
      <w:r w:rsidR="00D60EC6" w:rsidRPr="00A32DA2">
        <w:rPr>
          <w:noProof/>
          <w:lang w:val="fr-FR"/>
        </w:rPr>
        <w:t>6</w:t>
      </w:r>
      <w:r>
        <w:fldChar w:fldCharType="end"/>
      </w:r>
      <w:r w:rsidRPr="00A32DA2">
        <w:rPr>
          <w:lang w:val="fr-FR"/>
        </w:rPr>
        <w:t xml:space="preserve"> Diagramme de cas d'</w:t>
      </w:r>
      <w:proofErr w:type="spellStart"/>
      <w:r w:rsidRPr="00A32DA2">
        <w:rPr>
          <w:lang w:val="fr-FR"/>
        </w:rPr>
        <w:t>utlilisation</w:t>
      </w:r>
      <w:proofErr w:type="spellEnd"/>
      <w:r w:rsidRPr="00A32DA2">
        <w:rPr>
          <w:lang w:val="fr-FR"/>
        </w:rPr>
        <w:t xml:space="preserve"> SERT 1.1.6</w:t>
      </w:r>
    </w:p>
    <w:p w14:paraId="181AA455" w14:textId="77777777" w:rsidR="002144FD" w:rsidRDefault="00BA1692" w:rsidP="005413B7">
      <w:pPr>
        <w:pStyle w:val="Corps"/>
        <w:numPr>
          <w:ilvl w:val="0"/>
          <w:numId w:val="10"/>
        </w:numPr>
      </w:pPr>
      <w:r w:rsidRPr="00BA1692">
        <w:t>CAS</w:t>
      </w:r>
      <w:r>
        <w:t xml:space="preserve"> D’UTILISATION « S’AUTHENTIFIER  » : Pour accéder à son tableau de bord les utilisateurs doivent s’authentifier.</w:t>
      </w:r>
    </w:p>
    <w:p w14:paraId="511F1331" w14:textId="77777777" w:rsidR="00421DF8" w:rsidRDefault="00D022C7" w:rsidP="00421DF8">
      <w:pPr>
        <w:pStyle w:val="Corps"/>
        <w:numPr>
          <w:ilvl w:val="0"/>
          <w:numId w:val="10"/>
        </w:numPr>
      </w:pPr>
      <w:r w:rsidRPr="00BA1692">
        <w:t>CAS</w:t>
      </w:r>
      <w:r>
        <w:t xml:space="preserve"> D’UTILISATION «</w:t>
      </w:r>
      <w:r w:rsidR="00421DF8" w:rsidRPr="00421DF8">
        <w:t>GERER LES GABARITS</w:t>
      </w:r>
      <w:r>
        <w:t xml:space="preserve">» : </w:t>
      </w:r>
      <w:r w:rsidR="00421DF8" w:rsidRPr="00421DF8">
        <w:t>L’administrateur consulte / modifie / ajoute / supprime des gabarits.</w:t>
      </w:r>
    </w:p>
    <w:p w14:paraId="30300F20" w14:textId="77777777" w:rsidR="00D34B88" w:rsidRDefault="00D022C7" w:rsidP="00D34B88">
      <w:pPr>
        <w:pStyle w:val="Corps"/>
        <w:numPr>
          <w:ilvl w:val="0"/>
          <w:numId w:val="10"/>
        </w:numPr>
      </w:pPr>
      <w:r w:rsidRPr="00BA1692">
        <w:t>CAS</w:t>
      </w:r>
      <w:r>
        <w:t xml:space="preserve"> D’UTILISATION «</w:t>
      </w:r>
      <w:r w:rsidR="00D34B88" w:rsidRPr="00D34B88">
        <w:t>GERER LES UTILISATEURS</w:t>
      </w:r>
      <w:r>
        <w:t xml:space="preserve">» : </w:t>
      </w:r>
      <w:r w:rsidR="00D34B88" w:rsidRPr="00D34B88">
        <w:t>L’administrateur peut affecter les utilisateurs à un profil de consultant, rédacteur ou administrateur. Par défaut le profil d’un utilisateur est celui de consultant.</w:t>
      </w:r>
    </w:p>
    <w:p w14:paraId="3EC10DAD" w14:textId="77777777" w:rsidR="003D0B66" w:rsidRDefault="00D022C7" w:rsidP="003D0B66">
      <w:pPr>
        <w:pStyle w:val="Corps"/>
        <w:numPr>
          <w:ilvl w:val="0"/>
          <w:numId w:val="10"/>
        </w:numPr>
      </w:pPr>
      <w:r w:rsidRPr="00BA1692">
        <w:t>CAS</w:t>
      </w:r>
      <w:r>
        <w:t xml:space="preserve"> D’UTILISATION «</w:t>
      </w:r>
      <w:r w:rsidR="0035028A" w:rsidRPr="0035028A">
        <w:t>GERER LE PARAMETRAGE</w:t>
      </w:r>
      <w:r>
        <w:t xml:space="preserve">» : </w:t>
      </w:r>
      <w:r w:rsidR="003D0B66" w:rsidRPr="003D0B66">
        <w:t xml:space="preserve">L’administrateur </w:t>
      </w:r>
      <w:r w:rsidR="003D0B66">
        <w:t>peut</w:t>
      </w:r>
      <w:r w:rsidR="003D0B66" w:rsidRPr="003D0B66">
        <w:t xml:space="preserve"> paramétrer un certain nombre de propriétés de l’application. </w:t>
      </w:r>
    </w:p>
    <w:p w14:paraId="0F367187" w14:textId="77777777" w:rsidR="00BA1692" w:rsidRDefault="00D022C7" w:rsidP="00915865">
      <w:pPr>
        <w:pStyle w:val="Corps"/>
        <w:numPr>
          <w:ilvl w:val="0"/>
          <w:numId w:val="10"/>
        </w:numPr>
      </w:pPr>
      <w:r w:rsidRPr="00BA1692">
        <w:t>CAS</w:t>
      </w:r>
      <w:r>
        <w:t xml:space="preserve"> D’UTILISATION «</w:t>
      </w:r>
      <w:r w:rsidR="00915865" w:rsidRPr="00915865">
        <w:t>PRODUCTION RIE</w:t>
      </w:r>
      <w:r>
        <w:t xml:space="preserve">» : </w:t>
      </w:r>
      <w:r w:rsidR="00915865" w:rsidRPr="003D0B66">
        <w:t xml:space="preserve">L’administrateur </w:t>
      </w:r>
      <w:r w:rsidR="00915865">
        <w:t>et le rédacteur de régime peuvent créer un régime intérieur élémentaire.</w:t>
      </w:r>
    </w:p>
    <w:p w14:paraId="36AE0D0E" w14:textId="77777777" w:rsidR="00915865" w:rsidRDefault="00915865" w:rsidP="007C7ACC">
      <w:pPr>
        <w:pStyle w:val="Corps"/>
        <w:numPr>
          <w:ilvl w:val="0"/>
          <w:numId w:val="10"/>
        </w:numPr>
      </w:pPr>
      <w:r w:rsidRPr="00BA1692">
        <w:t>CAS</w:t>
      </w:r>
      <w:r>
        <w:t xml:space="preserve"> D’UTILISATION «</w:t>
      </w:r>
      <w:r w:rsidRPr="00915865">
        <w:t xml:space="preserve">PRODUCTION </w:t>
      </w:r>
      <w:r>
        <w:t xml:space="preserve">RIC» : </w:t>
      </w:r>
      <w:r w:rsidR="007C7ACC" w:rsidRPr="007C7ACC">
        <w:t>L’objectif est de générer un régime intérieur commun</w:t>
      </w:r>
      <w:r w:rsidR="007C7ACC">
        <w:t>.</w:t>
      </w:r>
    </w:p>
    <w:p w14:paraId="4E3790BA" w14:textId="77777777" w:rsidR="00A220C8" w:rsidRDefault="00E30DFF" w:rsidP="00A220C8">
      <w:pPr>
        <w:pStyle w:val="Corps"/>
        <w:numPr>
          <w:ilvl w:val="0"/>
          <w:numId w:val="10"/>
        </w:numPr>
      </w:pPr>
      <w:r w:rsidRPr="00BA1692">
        <w:t>CAS</w:t>
      </w:r>
      <w:r>
        <w:t xml:space="preserve"> D’UTILISATION «</w:t>
      </w:r>
      <w:r w:rsidRPr="00915865">
        <w:t xml:space="preserve">PRODUCTION </w:t>
      </w:r>
      <w:r>
        <w:t xml:space="preserve">RE» : </w:t>
      </w:r>
      <w:r w:rsidR="00A220C8" w:rsidRPr="00A220C8">
        <w:t>L’objectif est l’obtention d’un régime de tir extérieur.</w:t>
      </w:r>
    </w:p>
    <w:p w14:paraId="44B803B7" w14:textId="77777777" w:rsidR="00915865" w:rsidRDefault="00915865" w:rsidP="00A220C8">
      <w:pPr>
        <w:pStyle w:val="Corps"/>
        <w:numPr>
          <w:ilvl w:val="0"/>
          <w:numId w:val="10"/>
        </w:numPr>
      </w:pPr>
      <w:r w:rsidRPr="00BA1692">
        <w:lastRenderedPageBreak/>
        <w:t>CAS</w:t>
      </w:r>
      <w:r>
        <w:t xml:space="preserve"> D’UTILISATION «</w:t>
      </w:r>
      <w:r w:rsidRPr="00915865">
        <w:t xml:space="preserve">PRODUCTION </w:t>
      </w:r>
      <w:r w:rsidR="00E30DFF">
        <w:t>D’ETUDE</w:t>
      </w:r>
      <w:r>
        <w:t xml:space="preserve">» : </w:t>
      </w:r>
      <w:r w:rsidR="00E30DFF" w:rsidRPr="00E30DFF">
        <w:t>L'étude est une sollicitation ponctuelle qui ne rentre pas dans le cadre du projet pour laquelle le traitant doit pouvoir effectuer une simulation graphique et en sortir les résultats que l’on retrouve dans les autres régimes. L’étude pourra éventuellement être transformée en projet.</w:t>
      </w:r>
    </w:p>
    <w:p w14:paraId="62735CA5" w14:textId="77777777" w:rsidR="00F10FD0" w:rsidRDefault="0016463F" w:rsidP="00F10FD0">
      <w:pPr>
        <w:pStyle w:val="Corps"/>
        <w:numPr>
          <w:ilvl w:val="0"/>
          <w:numId w:val="10"/>
        </w:numPr>
      </w:pPr>
      <w:r w:rsidRPr="00BA1692">
        <w:t>CAS</w:t>
      </w:r>
      <w:r>
        <w:t xml:space="preserve"> D’UTILISATION «</w:t>
      </w:r>
      <w:r w:rsidR="006E64B8" w:rsidRPr="006E64B8">
        <w:t>MODIFIER LE STATUT</w:t>
      </w:r>
      <w:r>
        <w:t xml:space="preserve">» : </w:t>
      </w:r>
      <w:r w:rsidR="00F10FD0" w:rsidRPr="00F10FD0">
        <w:t>La modification du statut permet d’indiquer à l’administrateur et aux autres rédacteurs l’état d’avancement d’un projet. Il permet également de joindre les documents réglementaires pour organiser la publication du régime.</w:t>
      </w:r>
    </w:p>
    <w:p w14:paraId="7EB6059F" w14:textId="77777777" w:rsidR="00F10FD0" w:rsidRDefault="0016463F" w:rsidP="00F10FD0">
      <w:pPr>
        <w:pStyle w:val="Corps"/>
        <w:numPr>
          <w:ilvl w:val="0"/>
          <w:numId w:val="10"/>
        </w:numPr>
      </w:pPr>
      <w:r w:rsidRPr="00BA1692">
        <w:t>CAS</w:t>
      </w:r>
      <w:r>
        <w:t xml:space="preserve"> D’UTILISATION «</w:t>
      </w:r>
      <w:r w:rsidR="00F10FD0">
        <w:t>SUPPRIMER DES PROJETS</w:t>
      </w:r>
      <w:r>
        <w:t xml:space="preserve">» : </w:t>
      </w:r>
      <w:r w:rsidR="00F10FD0" w:rsidRPr="00F10FD0">
        <w:t>L’objectif du cas d’utilisation est de permettre de supprimer les projets inutilisés.</w:t>
      </w:r>
    </w:p>
    <w:p w14:paraId="2802A33E" w14:textId="77777777" w:rsidR="00AD5D34" w:rsidRDefault="0016463F" w:rsidP="00AD5D34">
      <w:pPr>
        <w:pStyle w:val="Corps"/>
        <w:numPr>
          <w:ilvl w:val="0"/>
          <w:numId w:val="10"/>
        </w:numPr>
      </w:pPr>
      <w:r w:rsidRPr="00BA1692">
        <w:t>CAS</w:t>
      </w:r>
      <w:r>
        <w:t xml:space="preserve"> D’UTILISATION «</w:t>
      </w:r>
      <w:r w:rsidRPr="00915865">
        <w:t xml:space="preserve">PRODUCTION </w:t>
      </w:r>
      <w:r w:rsidR="00AD5D34">
        <w:t>DES ETUDES</w:t>
      </w:r>
      <w:r>
        <w:t xml:space="preserve">» : </w:t>
      </w:r>
      <w:r w:rsidR="00AD5D34" w:rsidRPr="00AD5D34">
        <w:t>L’objectif du cas d’utilisation est de permettre de supprimer les études inutilisés.</w:t>
      </w:r>
    </w:p>
    <w:p w14:paraId="083D4C61" w14:textId="77777777" w:rsidR="00AD2BBD" w:rsidRDefault="0016463F" w:rsidP="00AD2BBD">
      <w:pPr>
        <w:pStyle w:val="Corps"/>
        <w:numPr>
          <w:ilvl w:val="0"/>
          <w:numId w:val="10"/>
        </w:numPr>
      </w:pPr>
      <w:r w:rsidRPr="00BA1692">
        <w:t>CAS</w:t>
      </w:r>
      <w:r>
        <w:t xml:space="preserve"> D’UTILISATION «</w:t>
      </w:r>
      <w:r w:rsidR="00AD2BBD">
        <w:t>CONSULTER</w:t>
      </w:r>
      <w:r>
        <w:t xml:space="preserve">» : </w:t>
      </w:r>
      <w:r w:rsidR="00AD2BBD" w:rsidRPr="00AD2BBD">
        <w:t>L’objectif est de retrouver aisément un régime, un projet ou une étude et d’en visualiser les informations telles que le nom, la région…</w:t>
      </w:r>
    </w:p>
    <w:p w14:paraId="32A7EA53" w14:textId="77777777" w:rsidR="0016463F" w:rsidRDefault="0016463F" w:rsidP="00AD2BBD">
      <w:pPr>
        <w:pStyle w:val="Corps"/>
        <w:numPr>
          <w:ilvl w:val="0"/>
          <w:numId w:val="10"/>
        </w:numPr>
      </w:pPr>
      <w:r w:rsidRPr="00BA1692">
        <w:t>CAS</w:t>
      </w:r>
      <w:r>
        <w:t xml:space="preserve"> D’UTILISATION «</w:t>
      </w:r>
      <w:r w:rsidRPr="00915865">
        <w:t xml:space="preserve">PRODUCTION </w:t>
      </w:r>
      <w:r>
        <w:t xml:space="preserve">RE» : </w:t>
      </w:r>
      <w:r w:rsidRPr="00A220C8">
        <w:t>L’objectif est l’obtention d’un régime de tir extérieur.</w:t>
      </w:r>
    </w:p>
    <w:p w14:paraId="6ED537C2" w14:textId="77777777" w:rsidR="00915865" w:rsidRDefault="00F55364" w:rsidP="00F55364">
      <w:pPr>
        <w:pStyle w:val="Corps"/>
      </w:pPr>
      <w:r>
        <w:t>Par contre voici le diagramme de cas d’utilisation</w:t>
      </w:r>
      <w:r w:rsidR="00F0396E">
        <w:t xml:space="preserve"> simplifié</w:t>
      </w:r>
      <w:r>
        <w:t xml:space="preserve"> de la nouvelle version 2.0 de SERT :</w:t>
      </w:r>
    </w:p>
    <w:p w14:paraId="04C903DE" w14:textId="77777777" w:rsidR="00F0396E" w:rsidRDefault="00F0396E" w:rsidP="00F0396E">
      <w:pPr>
        <w:pStyle w:val="Corps"/>
        <w:keepNext/>
        <w:ind w:left="-426"/>
      </w:pPr>
      <w:r>
        <w:rPr>
          <w:noProof/>
          <w:lang w:val="en-US" w:eastAsia="en-US"/>
        </w:rPr>
        <w:lastRenderedPageBreak/>
        <w:drawing>
          <wp:inline distT="0" distB="0" distL="0" distR="0" wp14:anchorId="0F3E1809" wp14:editId="5C2CB77B">
            <wp:extent cx="6261100" cy="4394226"/>
            <wp:effectExtent l="0" t="0" r="635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67317" cy="4398589"/>
                    </a:xfrm>
                    <a:prstGeom prst="rect">
                      <a:avLst/>
                    </a:prstGeom>
                  </pic:spPr>
                </pic:pic>
              </a:graphicData>
            </a:graphic>
          </wp:inline>
        </w:drawing>
      </w:r>
    </w:p>
    <w:p w14:paraId="2EA60ED3" w14:textId="77777777" w:rsidR="00F55364" w:rsidRPr="00A32DA2" w:rsidRDefault="00F0396E" w:rsidP="00F0396E">
      <w:pPr>
        <w:pStyle w:val="Lgende"/>
        <w:jc w:val="center"/>
        <w:rPr>
          <w:lang w:val="fr-FR"/>
        </w:rPr>
      </w:pPr>
      <w:r w:rsidRPr="00A32DA2">
        <w:rPr>
          <w:lang w:val="fr-FR"/>
        </w:rPr>
        <w:t xml:space="preserve">Figure </w:t>
      </w:r>
      <w:r>
        <w:fldChar w:fldCharType="begin"/>
      </w:r>
      <w:r w:rsidRPr="00A32DA2">
        <w:rPr>
          <w:lang w:val="fr-FR"/>
        </w:rPr>
        <w:instrText xml:space="preserve"> SEQ Figure \* ARABIC </w:instrText>
      </w:r>
      <w:r>
        <w:fldChar w:fldCharType="separate"/>
      </w:r>
      <w:r w:rsidR="00D60EC6" w:rsidRPr="00A32DA2">
        <w:rPr>
          <w:noProof/>
          <w:lang w:val="fr-FR"/>
        </w:rPr>
        <w:t>7</w:t>
      </w:r>
      <w:r>
        <w:fldChar w:fldCharType="end"/>
      </w:r>
      <w:r w:rsidRPr="00A32DA2">
        <w:rPr>
          <w:lang w:val="fr-FR"/>
        </w:rPr>
        <w:t>Diagramme de cas d'</w:t>
      </w:r>
      <w:proofErr w:type="spellStart"/>
      <w:r w:rsidRPr="00A32DA2">
        <w:rPr>
          <w:lang w:val="fr-FR"/>
        </w:rPr>
        <w:t>utlilisation</w:t>
      </w:r>
      <w:proofErr w:type="spellEnd"/>
      <w:r w:rsidRPr="00A32DA2">
        <w:rPr>
          <w:lang w:val="fr-FR"/>
        </w:rPr>
        <w:t xml:space="preserve"> SERT 2.0</w:t>
      </w:r>
    </w:p>
    <w:p w14:paraId="339390D1" w14:textId="77777777" w:rsidR="002144FD" w:rsidRDefault="002144FD" w:rsidP="00017E4C">
      <w:pPr>
        <w:pStyle w:val="Corps"/>
      </w:pPr>
    </w:p>
    <w:p w14:paraId="3F276570" w14:textId="77777777" w:rsidR="00242F6F" w:rsidRPr="00242F6F" w:rsidRDefault="00242F6F" w:rsidP="00242F6F">
      <w:pPr>
        <w:pStyle w:val="Title3"/>
        <w:rPr>
          <w:rFonts w:eastAsia="Times New Roman"/>
          <w:lang w:eastAsia="fr-FR"/>
        </w:rPr>
      </w:pPr>
      <w:r w:rsidRPr="00242F6F">
        <w:rPr>
          <w:rFonts w:eastAsia="Times New Roman"/>
          <w:lang w:eastAsia="fr-FR"/>
        </w:rPr>
        <w:t>Architecture logique de SERT</w:t>
      </w:r>
    </w:p>
    <w:p w14:paraId="656B466A" w14:textId="77777777" w:rsidR="00242F6F" w:rsidRDefault="00087522" w:rsidP="00242F6F">
      <w:pPr>
        <w:pStyle w:val="Corps"/>
      </w:pPr>
      <w:r>
        <w:t xml:space="preserve">Dans le contexte du projet SERT, l’architecture retenue est du type « Architecture Orientée Services » (SOA). </w:t>
      </w:r>
      <w:r w:rsidR="00242F6F">
        <w:t>Le présent chapitre utilise les termes service et sous-système. Le</w:t>
      </w:r>
      <w:r w:rsidR="00130B19">
        <w:t>ur définition étant la suivante</w:t>
      </w:r>
      <w:r w:rsidR="00242F6F">
        <w:t>:</w:t>
      </w:r>
    </w:p>
    <w:p w14:paraId="5F792A58" w14:textId="77777777" w:rsidR="00242F6F" w:rsidRDefault="00242F6F" w:rsidP="00130B19">
      <w:pPr>
        <w:pStyle w:val="Corps"/>
        <w:numPr>
          <w:ilvl w:val="0"/>
          <w:numId w:val="17"/>
        </w:numPr>
      </w:pPr>
      <w:r w:rsidRPr="00130B19">
        <w:rPr>
          <w:b/>
        </w:rPr>
        <w:t>Service</w:t>
      </w:r>
      <w:r>
        <w:t xml:space="preserve"> : Fonctionnalité attendue du système. Niveau terminal de la décomposition logique : les services sont les feuilles de la déclinaison en sous-systèmes &amp; services fonctionnels.</w:t>
      </w:r>
    </w:p>
    <w:p w14:paraId="465A6A01" w14:textId="77777777" w:rsidR="00E009DD" w:rsidRDefault="00242F6F" w:rsidP="00130B19">
      <w:pPr>
        <w:pStyle w:val="Corps"/>
        <w:numPr>
          <w:ilvl w:val="0"/>
          <w:numId w:val="17"/>
        </w:numPr>
      </w:pPr>
      <w:r w:rsidRPr="00130B19">
        <w:rPr>
          <w:b/>
        </w:rPr>
        <w:t>Sous-système</w:t>
      </w:r>
      <w:r>
        <w:t xml:space="preserve"> : Regroupement cohérent de services fonctionnels. Un sous-système peut lui même être décomposé en sous-système de niveaux inférieurs.</w:t>
      </w:r>
    </w:p>
    <w:p w14:paraId="15A181C1" w14:textId="77777777" w:rsidR="00E009DD" w:rsidRDefault="00E009DD" w:rsidP="00017E4C">
      <w:pPr>
        <w:pStyle w:val="Corps"/>
      </w:pPr>
    </w:p>
    <w:p w14:paraId="6FFB9756" w14:textId="77777777" w:rsidR="00E009DD" w:rsidRDefault="00E009DD" w:rsidP="00017E4C">
      <w:pPr>
        <w:pStyle w:val="Corps"/>
      </w:pPr>
    </w:p>
    <w:p w14:paraId="21E9B05C" w14:textId="77777777" w:rsidR="00E009DD" w:rsidRDefault="00E009DD" w:rsidP="00E009DD">
      <w:pPr>
        <w:pStyle w:val="Corps"/>
        <w:sectPr w:rsidR="00E009DD">
          <w:pgSz w:w="11906" w:h="16838"/>
          <w:pgMar w:top="1417" w:right="1417" w:bottom="1417" w:left="1417" w:header="708" w:footer="708" w:gutter="0"/>
          <w:cols w:space="708"/>
          <w:docGrid w:linePitch="360"/>
        </w:sectPr>
      </w:pPr>
    </w:p>
    <w:p w14:paraId="1D1F857A" w14:textId="77777777" w:rsidR="00E009DD" w:rsidRDefault="00E009DD" w:rsidP="00E009DD">
      <w:pPr>
        <w:pStyle w:val="Corps"/>
        <w:keepNext/>
      </w:pPr>
      <w:r w:rsidRPr="00E009DD">
        <w:rPr>
          <w:noProof/>
          <w:lang w:val="en-US" w:eastAsia="en-US"/>
        </w:rPr>
        <w:lastRenderedPageBreak/>
        <w:drawing>
          <wp:inline distT="0" distB="0" distL="0" distR="0" wp14:anchorId="3A87DBF3" wp14:editId="090DD332">
            <wp:extent cx="8693785" cy="5018125"/>
            <wp:effectExtent l="0" t="0" r="0" b="0"/>
            <wp:docPr id="13" name="Image 13" descr="D:\PERSO\RAPPORT\archite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ERSO\RAPPORT\architecture.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724559" cy="5035888"/>
                    </a:xfrm>
                    <a:prstGeom prst="rect">
                      <a:avLst/>
                    </a:prstGeom>
                    <a:noFill/>
                    <a:ln>
                      <a:noFill/>
                    </a:ln>
                  </pic:spPr>
                </pic:pic>
              </a:graphicData>
            </a:graphic>
          </wp:inline>
        </w:drawing>
      </w:r>
    </w:p>
    <w:p w14:paraId="5D505ACE" w14:textId="77777777" w:rsidR="005A65AB" w:rsidRPr="00A32DA2" w:rsidRDefault="00E009DD" w:rsidP="005A65AB">
      <w:pPr>
        <w:pStyle w:val="Lgende"/>
        <w:jc w:val="center"/>
        <w:rPr>
          <w:lang w:val="fr-FR"/>
        </w:rPr>
        <w:sectPr w:rsidR="005A65AB" w:rsidRPr="00A32DA2" w:rsidSect="005A65AB">
          <w:pgSz w:w="16838" w:h="11906" w:orient="landscape"/>
          <w:pgMar w:top="1417" w:right="1417" w:bottom="1417" w:left="1417" w:header="708" w:footer="708" w:gutter="0"/>
          <w:cols w:space="708"/>
          <w:docGrid w:linePitch="360"/>
        </w:sectPr>
      </w:pPr>
      <w:r w:rsidRPr="00A32DA2">
        <w:rPr>
          <w:lang w:val="fr-FR"/>
        </w:rPr>
        <w:t xml:space="preserve">Figure </w:t>
      </w:r>
      <w:r>
        <w:fldChar w:fldCharType="begin"/>
      </w:r>
      <w:r w:rsidRPr="00A32DA2">
        <w:rPr>
          <w:lang w:val="fr-FR"/>
        </w:rPr>
        <w:instrText xml:space="preserve"> SEQ Figure \* ARABIC </w:instrText>
      </w:r>
      <w:r>
        <w:fldChar w:fldCharType="separate"/>
      </w:r>
      <w:r w:rsidR="00D60EC6" w:rsidRPr="00A32DA2">
        <w:rPr>
          <w:noProof/>
          <w:lang w:val="fr-FR"/>
        </w:rPr>
        <w:t>8</w:t>
      </w:r>
      <w:r>
        <w:fldChar w:fldCharType="end"/>
      </w:r>
      <w:r w:rsidRPr="00A32DA2">
        <w:rPr>
          <w:lang w:val="fr-FR"/>
        </w:rPr>
        <w:t xml:space="preserve"> Architecture logique de SERT</w:t>
      </w:r>
    </w:p>
    <w:p w14:paraId="6EB88798" w14:textId="77777777" w:rsidR="00B97C38" w:rsidRPr="00147E6A" w:rsidRDefault="0004447C" w:rsidP="0004447C">
      <w:pPr>
        <w:pStyle w:val="Titre44"/>
      </w:pPr>
      <w:bookmarkStart w:id="81" w:name="_Toc392679646"/>
      <w:r>
        <w:lastRenderedPageBreak/>
        <w:t xml:space="preserve"> </w:t>
      </w:r>
      <w:r w:rsidR="00B97C38" w:rsidRPr="00147E6A">
        <w:t>Sous-système « DONNEES SERVEUR »</w:t>
      </w:r>
      <w:bookmarkEnd w:id="81"/>
    </w:p>
    <w:p w14:paraId="3836CE9A" w14:textId="77777777" w:rsidR="00B97C38" w:rsidRDefault="00B97C38" w:rsidP="0004447C">
      <w:pPr>
        <w:pStyle w:val="Corps"/>
      </w:pPr>
      <w:r>
        <w:t xml:space="preserve">Le sous-système « DONNEES SERVEUR » est responsable du stockage, de la sauvegarde et de l’archivage des données du système </w:t>
      </w:r>
      <w:proofErr w:type="gramStart"/>
      <w:r>
        <w:t>SERT</w:t>
      </w:r>
      <w:proofErr w:type="gramEnd"/>
      <w:r>
        <w:t>.</w:t>
      </w:r>
    </w:p>
    <w:p w14:paraId="29A0B181" w14:textId="77777777" w:rsidR="00B97C38" w:rsidRDefault="00B97C38" w:rsidP="0004447C">
      <w:pPr>
        <w:pStyle w:val="Corps"/>
        <w:numPr>
          <w:ilvl w:val="0"/>
          <w:numId w:val="20"/>
        </w:numPr>
      </w:pPr>
      <w:bookmarkStart w:id="82" w:name="_Ref370402904"/>
      <w:bookmarkStart w:id="83" w:name="_Toc392679648"/>
      <w:r>
        <w:t>Services « DON_VECTEUR_SVR »</w:t>
      </w:r>
      <w:bookmarkEnd w:id="82"/>
      <w:bookmarkEnd w:id="83"/>
    </w:p>
    <w:p w14:paraId="14C66740" w14:textId="77777777" w:rsidR="0004447C" w:rsidRDefault="00B97C38" w:rsidP="00E73E0D">
      <w:pPr>
        <w:pStyle w:val="Corps"/>
      </w:pPr>
      <w:r>
        <w:t>Ce service assure le stockage de données vecteurs et attributaires de SERT. Les données vectorielles peuvent être décomposées en 2 catégories :</w:t>
      </w:r>
    </w:p>
    <w:p w14:paraId="1A73BD5F" w14:textId="77777777" w:rsidR="0004447C" w:rsidRDefault="00B97C38" w:rsidP="0004447C">
      <w:pPr>
        <w:pStyle w:val="Corps"/>
        <w:numPr>
          <w:ilvl w:val="0"/>
          <w:numId w:val="21"/>
        </w:numPr>
        <w:ind w:left="1276"/>
      </w:pPr>
      <w:r>
        <w:t xml:space="preserve">Les données « métier ». Ce sont les données produites par SERT. </w:t>
      </w:r>
    </w:p>
    <w:p w14:paraId="6534A50D" w14:textId="77777777" w:rsidR="00B97C38" w:rsidRDefault="00B97C38" w:rsidP="0004447C">
      <w:pPr>
        <w:pStyle w:val="Corps"/>
        <w:numPr>
          <w:ilvl w:val="0"/>
          <w:numId w:val="21"/>
        </w:numPr>
        <w:ind w:left="1276"/>
      </w:pPr>
      <w:r>
        <w:t>Les données « référentiel ». Ce sont des données statiques, elles sont généralement mises à jour par lot.</w:t>
      </w:r>
    </w:p>
    <w:p w14:paraId="2FACBEC3" w14:textId="77777777" w:rsidR="00B97C38" w:rsidRDefault="00B97C38" w:rsidP="0004447C">
      <w:pPr>
        <w:pStyle w:val="Corps"/>
      </w:pPr>
      <w:r>
        <w:t>DON_VECTEUR_SVR assure également le stockage d’une partie du paramétrage de l’application ainsi que la liste des utilisateurs</w:t>
      </w:r>
    </w:p>
    <w:p w14:paraId="111F0CEB" w14:textId="77777777" w:rsidR="00B97C38" w:rsidRDefault="00B97C38" w:rsidP="0004447C">
      <w:pPr>
        <w:pStyle w:val="Corps"/>
        <w:numPr>
          <w:ilvl w:val="0"/>
          <w:numId w:val="20"/>
        </w:numPr>
      </w:pPr>
      <w:bookmarkStart w:id="84" w:name="_Ref370402894"/>
      <w:bookmarkStart w:id="85" w:name="_Toc392679649"/>
      <w:r>
        <w:t>Services « DON_RASTER_SVR »</w:t>
      </w:r>
      <w:bookmarkEnd w:id="84"/>
      <w:bookmarkEnd w:id="85"/>
    </w:p>
    <w:p w14:paraId="6F3F512F" w14:textId="77777777" w:rsidR="00B97C38" w:rsidRPr="0004447C" w:rsidRDefault="00B97C38" w:rsidP="0004447C">
      <w:pPr>
        <w:pStyle w:val="Corps"/>
      </w:pPr>
      <w:r>
        <w:t xml:space="preserve">« DON_RASTER_SVR » fournit un espace de stockage pour les données raster brutes nécessaires à SERT. </w:t>
      </w:r>
    </w:p>
    <w:p w14:paraId="6B1A72A8" w14:textId="77777777" w:rsidR="00B97C38" w:rsidRPr="0004447C" w:rsidRDefault="00B97C38" w:rsidP="0004447C">
      <w:pPr>
        <w:pStyle w:val="Corps"/>
        <w:numPr>
          <w:ilvl w:val="0"/>
          <w:numId w:val="20"/>
        </w:numPr>
      </w:pPr>
      <w:bookmarkStart w:id="86" w:name="_Ref370400974"/>
      <w:bookmarkStart w:id="87" w:name="_Toc392679650"/>
      <w:r w:rsidRPr="0004447C">
        <w:t>Services « DON_CACHE_SVR »</w:t>
      </w:r>
      <w:bookmarkEnd w:id="86"/>
      <w:bookmarkEnd w:id="87"/>
    </w:p>
    <w:p w14:paraId="70AD7729" w14:textId="77777777" w:rsidR="00B97C38" w:rsidRPr="0004447C" w:rsidRDefault="00B97C38" w:rsidP="0004447C">
      <w:pPr>
        <w:pStyle w:val="Corps"/>
      </w:pPr>
      <w:r w:rsidRPr="0004447C">
        <w:t>« DON_CACHE_SVR » fournit un espace de stockage pour les caches des services web cartographiques fournis par « WS_CARTO_SVR </w:t>
      </w:r>
      <w:r w:rsidR="0004447C" w:rsidRPr="0004447C">
        <w:t>».</w:t>
      </w:r>
    </w:p>
    <w:p w14:paraId="49C161E5" w14:textId="77777777" w:rsidR="00B97C38" w:rsidRPr="0004447C" w:rsidRDefault="00B97C38" w:rsidP="0004447C">
      <w:pPr>
        <w:pStyle w:val="Corps"/>
        <w:numPr>
          <w:ilvl w:val="0"/>
          <w:numId w:val="20"/>
        </w:numPr>
      </w:pPr>
      <w:bookmarkStart w:id="88" w:name="_Toc392679651"/>
      <w:r w:rsidRPr="0004447C">
        <w:t>Services « DON_DOC_SVR »</w:t>
      </w:r>
      <w:bookmarkEnd w:id="88"/>
    </w:p>
    <w:p w14:paraId="1AD56DBA" w14:textId="77777777" w:rsidR="00B97C38" w:rsidRPr="0004447C" w:rsidRDefault="00B97C38" w:rsidP="0004447C">
      <w:pPr>
        <w:pStyle w:val="Corps"/>
      </w:pPr>
      <w:r w:rsidRPr="0004447C">
        <w:t>« DON_DOC_SVR » fournit un espace de stockage pour les documents produits.</w:t>
      </w:r>
    </w:p>
    <w:p w14:paraId="08DF42C1" w14:textId="77777777" w:rsidR="00B97C38" w:rsidRPr="0004447C" w:rsidRDefault="0004447C" w:rsidP="0004447C">
      <w:pPr>
        <w:pStyle w:val="Corps"/>
        <w:numPr>
          <w:ilvl w:val="0"/>
          <w:numId w:val="20"/>
        </w:numPr>
      </w:pPr>
      <w:bookmarkStart w:id="89" w:name="_Toc392679652"/>
      <w:r>
        <w:t xml:space="preserve">Services </w:t>
      </w:r>
      <w:r w:rsidR="00B97C38" w:rsidRPr="0004447C">
        <w:t>« DON_WORK_LCL »</w:t>
      </w:r>
      <w:bookmarkEnd w:id="89"/>
    </w:p>
    <w:p w14:paraId="781092D8" w14:textId="77777777" w:rsidR="00B97C38" w:rsidRPr="0004447C" w:rsidRDefault="0004447C" w:rsidP="0004447C">
      <w:pPr>
        <w:pStyle w:val="Corps"/>
      </w:pPr>
      <w:r>
        <w:t>« DON_WORK_LCL</w:t>
      </w:r>
      <w:r w:rsidR="00B97C38" w:rsidRPr="0004447C">
        <w:t> » fournit un espace de stockage pour les traitements nécessitant la création de fichiers temporaires.</w:t>
      </w:r>
    </w:p>
    <w:p w14:paraId="2EDE532B" w14:textId="77777777" w:rsidR="0055190F" w:rsidRPr="0004447C" w:rsidRDefault="0055190F" w:rsidP="0004447C">
      <w:pPr>
        <w:pStyle w:val="Corps"/>
      </w:pPr>
    </w:p>
    <w:p w14:paraId="22296546" w14:textId="77777777" w:rsidR="00AC10D2" w:rsidRDefault="00AC10D2" w:rsidP="00AC10D2">
      <w:pPr>
        <w:pStyle w:val="Titre44"/>
      </w:pPr>
      <w:bookmarkStart w:id="90" w:name="_Toc392679654"/>
      <w:r>
        <w:lastRenderedPageBreak/>
        <w:t>Sous-système « SERVICE »</w:t>
      </w:r>
      <w:bookmarkEnd w:id="90"/>
    </w:p>
    <w:p w14:paraId="291F014D" w14:textId="77777777" w:rsidR="00AC10D2" w:rsidRDefault="00AC10D2" w:rsidP="00AC10D2">
      <w:pPr>
        <w:pStyle w:val="Corps"/>
      </w:pPr>
      <w:r>
        <w:t>Le sous-système « SERVICE » constitue le cœur de l’application SERT. Il fournit les principales fonctionnalités métier sous forme de services web.</w:t>
      </w:r>
    </w:p>
    <w:p w14:paraId="2581BCC4" w14:textId="77777777" w:rsidR="00AC10D2" w:rsidRPr="004062D0" w:rsidRDefault="00AC10D2" w:rsidP="00AC10D2">
      <w:pPr>
        <w:pStyle w:val="Corps"/>
        <w:numPr>
          <w:ilvl w:val="0"/>
          <w:numId w:val="28"/>
        </w:numPr>
      </w:pPr>
      <w:bookmarkStart w:id="91" w:name="_Toc392679656"/>
      <w:r>
        <w:t>Service « SECURITY »</w:t>
      </w:r>
      <w:bookmarkEnd w:id="91"/>
    </w:p>
    <w:p w14:paraId="7D338437" w14:textId="77777777" w:rsidR="00AC10D2" w:rsidRDefault="00AC10D2" w:rsidP="005821E1">
      <w:pPr>
        <w:pStyle w:val="Corps"/>
      </w:pPr>
      <w:r>
        <w:t>Le service « SECURITY » remplit plusieurs rôles :</w:t>
      </w:r>
    </w:p>
    <w:p w14:paraId="3C642A17" w14:textId="77777777" w:rsidR="00AC10D2" w:rsidRDefault="00AC10D2" w:rsidP="005821E1">
      <w:pPr>
        <w:pStyle w:val="Corps"/>
        <w:numPr>
          <w:ilvl w:val="0"/>
          <w:numId w:val="12"/>
        </w:numPr>
      </w:pPr>
      <w:r>
        <w:t>Il vérifie qu’un utilisateur peut accéder à l’application.</w:t>
      </w:r>
    </w:p>
    <w:p w14:paraId="69AF94C9" w14:textId="77777777" w:rsidR="00AC10D2" w:rsidRDefault="00AC10D2" w:rsidP="005821E1">
      <w:pPr>
        <w:pStyle w:val="Corps"/>
        <w:numPr>
          <w:ilvl w:val="0"/>
          <w:numId w:val="12"/>
        </w:numPr>
      </w:pPr>
      <w:r>
        <w:t>Si un utilisateur peut accéder à l’application, il fournit son rôle.</w:t>
      </w:r>
    </w:p>
    <w:p w14:paraId="0FEBDA75" w14:textId="77777777" w:rsidR="00AC10D2" w:rsidRDefault="00AC10D2" w:rsidP="004851D2">
      <w:pPr>
        <w:pStyle w:val="Corps"/>
        <w:numPr>
          <w:ilvl w:val="0"/>
          <w:numId w:val="12"/>
        </w:numPr>
      </w:pPr>
      <w:r>
        <w:t>A chaque requête, il s’assure que l’utilisateur est bien habilité à l’exécuter et il trace l’action de l’utilisateur.</w:t>
      </w:r>
    </w:p>
    <w:p w14:paraId="66288282" w14:textId="77777777" w:rsidR="00AC10D2" w:rsidRDefault="00AC10D2" w:rsidP="005821E1">
      <w:pPr>
        <w:pStyle w:val="Corps"/>
      </w:pPr>
      <w:r>
        <w:t>L’accès à tous les services du sous-système (WS_CARTO_SVR, WS_CALCUL_SVR, WS_EXTRACT et WS_GED) est contrôlé par ce service.</w:t>
      </w:r>
    </w:p>
    <w:p w14:paraId="3B23A46C" w14:textId="77777777" w:rsidR="00AC10D2" w:rsidRDefault="00AC10D2" w:rsidP="005821E1">
      <w:pPr>
        <w:pStyle w:val="Corps"/>
      </w:pPr>
      <w:r>
        <w:t xml:space="preserve">Ce service est basé sur un système de </w:t>
      </w:r>
      <w:proofErr w:type="spellStart"/>
      <w:r>
        <w:t>token</w:t>
      </w:r>
      <w:proofErr w:type="spellEnd"/>
      <w:r>
        <w:t> :</w:t>
      </w:r>
    </w:p>
    <w:p w14:paraId="61678BFD" w14:textId="77777777" w:rsidR="00AC10D2" w:rsidRDefault="00AC10D2" w:rsidP="005821E1">
      <w:pPr>
        <w:pStyle w:val="Corps"/>
        <w:numPr>
          <w:ilvl w:val="0"/>
          <w:numId w:val="12"/>
        </w:numPr>
      </w:pPr>
      <w:r>
        <w:t xml:space="preserve">Si l’authentification réussit, le système retourne un </w:t>
      </w:r>
      <w:proofErr w:type="spellStart"/>
      <w:r>
        <w:t>token</w:t>
      </w:r>
      <w:proofErr w:type="spellEnd"/>
      <w:r>
        <w:t xml:space="preserve">. Un </w:t>
      </w:r>
      <w:proofErr w:type="spellStart"/>
      <w:r>
        <w:t>token</w:t>
      </w:r>
      <w:proofErr w:type="spellEnd"/>
      <w:r>
        <w:t xml:space="preserve"> ou jeton, est une chaîne alphanumérique unique, associé à l’utilisateur et permettant donc de l’identifier.</w:t>
      </w:r>
    </w:p>
    <w:p w14:paraId="5C72510F" w14:textId="77777777" w:rsidR="00AC10D2" w:rsidRDefault="00AC10D2" w:rsidP="005821E1">
      <w:pPr>
        <w:pStyle w:val="Corps"/>
        <w:numPr>
          <w:ilvl w:val="0"/>
          <w:numId w:val="12"/>
        </w:numPr>
      </w:pPr>
      <w:r>
        <w:t xml:space="preserve">Ensuite, le </w:t>
      </w:r>
      <w:proofErr w:type="spellStart"/>
      <w:r>
        <w:t>token</w:t>
      </w:r>
      <w:proofErr w:type="spellEnd"/>
      <w:r>
        <w:t xml:space="preserve"> doit être intégré à chaque requête. Si une requête est passée sans </w:t>
      </w:r>
      <w:proofErr w:type="spellStart"/>
      <w:r>
        <w:t>token</w:t>
      </w:r>
      <w:proofErr w:type="spellEnd"/>
      <w:r>
        <w:t xml:space="preserve">, elle échoue. Le </w:t>
      </w:r>
      <w:proofErr w:type="spellStart"/>
      <w:r>
        <w:t>token</w:t>
      </w:r>
      <w:proofErr w:type="spellEnd"/>
      <w:r>
        <w:t xml:space="preserve"> à une durée de validité limitée et paramétrable</w:t>
      </w:r>
    </w:p>
    <w:p w14:paraId="289C98B9" w14:textId="77777777" w:rsidR="00AC10D2" w:rsidRDefault="00AC10D2" w:rsidP="005821E1">
      <w:pPr>
        <w:pStyle w:val="Corps"/>
        <w:numPr>
          <w:ilvl w:val="0"/>
          <w:numId w:val="12"/>
        </w:numPr>
      </w:pPr>
      <w:r>
        <w:t>Seule la requête d’authentification doit être sécurisée via HTTPS, les autres requêtes peuvent être faites sur HTTP.</w:t>
      </w:r>
    </w:p>
    <w:p w14:paraId="1A9BB6BE" w14:textId="77777777" w:rsidR="005821E1" w:rsidRDefault="00AC10D2" w:rsidP="005821E1">
      <w:pPr>
        <w:pStyle w:val="Corps"/>
        <w:numPr>
          <w:ilvl w:val="0"/>
          <w:numId w:val="12"/>
        </w:numPr>
      </w:pPr>
      <w:r>
        <w:t xml:space="preserve">Le </w:t>
      </w:r>
      <w:proofErr w:type="spellStart"/>
      <w:r>
        <w:t>token</w:t>
      </w:r>
      <w:proofErr w:type="spellEnd"/>
      <w:r>
        <w:t xml:space="preserve"> est associé à l’IP de l’utilisateur. Si une requête est émise avec ce </w:t>
      </w:r>
      <w:proofErr w:type="spellStart"/>
      <w:r>
        <w:t>token</w:t>
      </w:r>
      <w:proofErr w:type="spellEnd"/>
      <w:r>
        <w:t xml:space="preserve"> depuis une IP différente, elle échoue.</w:t>
      </w:r>
    </w:p>
    <w:p w14:paraId="62BE6014" w14:textId="77777777" w:rsidR="00AC10D2" w:rsidRDefault="00AC10D2" w:rsidP="005821E1">
      <w:pPr>
        <w:pStyle w:val="Corps"/>
        <w:numPr>
          <w:ilvl w:val="0"/>
          <w:numId w:val="29"/>
        </w:numPr>
      </w:pPr>
      <w:bookmarkStart w:id="92" w:name="_Ref371685992"/>
      <w:bookmarkStart w:id="93" w:name="_Ref371687223"/>
      <w:bookmarkStart w:id="94" w:name="_Toc392679657"/>
      <w:r>
        <w:t>Service « WS_CARTO_SVR »</w:t>
      </w:r>
      <w:bookmarkEnd w:id="92"/>
      <w:bookmarkEnd w:id="93"/>
      <w:bookmarkEnd w:id="94"/>
    </w:p>
    <w:p w14:paraId="3C78BCED" w14:textId="77777777" w:rsidR="0005768F" w:rsidRDefault="00AC10D2" w:rsidP="0005768F">
      <w:pPr>
        <w:pStyle w:val="Corps"/>
      </w:pPr>
      <w:r>
        <w:t>Le service « WS_CARTO_SVR » diffuse les données géographiques sous forme de services web cartographiques. Le mode d’accès à ces services web est l’API REST d’ESRI ou le WMS. Le protocole utilisé est donc HTTP.</w:t>
      </w:r>
      <w:bookmarkStart w:id="95" w:name="_Toc392679658"/>
    </w:p>
    <w:p w14:paraId="7EF4ABE2" w14:textId="77777777" w:rsidR="0005768F" w:rsidRDefault="0005768F" w:rsidP="0005768F">
      <w:pPr>
        <w:pStyle w:val="Corps"/>
      </w:pPr>
    </w:p>
    <w:p w14:paraId="0B72EA80" w14:textId="77777777" w:rsidR="00AC10D2" w:rsidRDefault="00AC10D2" w:rsidP="0005768F">
      <w:pPr>
        <w:pStyle w:val="Corps"/>
        <w:numPr>
          <w:ilvl w:val="0"/>
          <w:numId w:val="29"/>
        </w:numPr>
      </w:pPr>
      <w:r>
        <w:lastRenderedPageBreak/>
        <w:t>Service « WS_CALCUL_SVR »</w:t>
      </w:r>
      <w:bookmarkEnd w:id="95"/>
    </w:p>
    <w:p w14:paraId="529AEB78" w14:textId="77777777" w:rsidR="00AC10D2" w:rsidRDefault="00AC10D2" w:rsidP="0005768F">
      <w:pPr>
        <w:pStyle w:val="Corps"/>
      </w:pPr>
      <w:r>
        <w:t>Le service « WS_CALCUL_SVR » propose les fonctionnalités métier de SERT sous forme de services web. Les fonctionnalités identifiées sont :</w:t>
      </w:r>
    </w:p>
    <w:p w14:paraId="1C483290" w14:textId="77777777" w:rsidR="00AC10D2" w:rsidRDefault="00AC10D2" w:rsidP="0005768F">
      <w:pPr>
        <w:pStyle w:val="Corps"/>
        <w:numPr>
          <w:ilvl w:val="0"/>
          <w:numId w:val="12"/>
        </w:numPr>
      </w:pPr>
      <w:r>
        <w:t>Charger un gabarit</w:t>
      </w:r>
    </w:p>
    <w:p w14:paraId="18C87B3B" w14:textId="77777777" w:rsidR="00AC10D2" w:rsidRDefault="00AC10D2" w:rsidP="0005768F">
      <w:pPr>
        <w:pStyle w:val="Corps"/>
        <w:numPr>
          <w:ilvl w:val="0"/>
          <w:numId w:val="12"/>
        </w:numPr>
      </w:pPr>
      <w:r>
        <w:t>Calcul d’une zone dangereuse théorique</w:t>
      </w:r>
    </w:p>
    <w:p w14:paraId="5E2C53C2" w14:textId="77777777" w:rsidR="00AC10D2" w:rsidRDefault="00AC10D2" w:rsidP="0005768F">
      <w:pPr>
        <w:pStyle w:val="Corps"/>
        <w:numPr>
          <w:ilvl w:val="0"/>
          <w:numId w:val="12"/>
        </w:numPr>
      </w:pPr>
      <w:r>
        <w:t>Calcul de simultanéité</w:t>
      </w:r>
    </w:p>
    <w:p w14:paraId="659624B2" w14:textId="77777777" w:rsidR="00AC10D2" w:rsidRDefault="00AC10D2" w:rsidP="0005768F">
      <w:pPr>
        <w:pStyle w:val="Corps"/>
      </w:pPr>
      <w:r>
        <w:t>Le mode d’accès à ces services web est l’API REST d’ESRI ou le WPS. Le protocole utilisé est donc HTTP.</w:t>
      </w:r>
    </w:p>
    <w:p w14:paraId="4C0ABE18" w14:textId="77777777" w:rsidR="00AC10D2" w:rsidRDefault="00AC10D2" w:rsidP="0005768F">
      <w:pPr>
        <w:pStyle w:val="Corps"/>
        <w:numPr>
          <w:ilvl w:val="0"/>
          <w:numId w:val="29"/>
        </w:numPr>
      </w:pPr>
      <w:bookmarkStart w:id="96" w:name="_Toc392679660"/>
      <w:r>
        <w:t>Service « WS_GED_SVR »</w:t>
      </w:r>
      <w:bookmarkEnd w:id="96"/>
    </w:p>
    <w:p w14:paraId="532B7B1B" w14:textId="77777777" w:rsidR="00AC10D2" w:rsidRDefault="00AC10D2" w:rsidP="0005768F">
      <w:pPr>
        <w:pStyle w:val="Corps"/>
      </w:pPr>
      <w:r>
        <w:t>Le service « WS_GED_SVR » fournit, sous forme de service web, les fonctionnalités nécessaires à la gestion des documents issus de SERT.</w:t>
      </w:r>
    </w:p>
    <w:p w14:paraId="461E9339" w14:textId="77777777" w:rsidR="00AC10D2" w:rsidRDefault="00AC10D2" w:rsidP="0005768F">
      <w:pPr>
        <w:pStyle w:val="Corps"/>
        <w:numPr>
          <w:ilvl w:val="0"/>
          <w:numId w:val="29"/>
        </w:numPr>
      </w:pPr>
      <w:bookmarkStart w:id="97" w:name="_Toc392679661"/>
      <w:r>
        <w:t>Service « WS_DEPLOY »</w:t>
      </w:r>
      <w:bookmarkEnd w:id="97"/>
    </w:p>
    <w:p w14:paraId="1E02D870" w14:textId="77777777" w:rsidR="00AC10D2" w:rsidRDefault="00AC10D2" w:rsidP="0005768F">
      <w:pPr>
        <w:pStyle w:val="Corps"/>
      </w:pPr>
      <w:r>
        <w:t>Le service « WS_DEPLOY » permet d’installer / mettre à jour l’application cliente.</w:t>
      </w:r>
    </w:p>
    <w:p w14:paraId="6E35F549" w14:textId="77777777" w:rsidR="00AC10D2" w:rsidRDefault="00AC10D2" w:rsidP="0005768F">
      <w:pPr>
        <w:pStyle w:val="Corps"/>
        <w:numPr>
          <w:ilvl w:val="0"/>
          <w:numId w:val="29"/>
        </w:numPr>
      </w:pPr>
      <w:bookmarkStart w:id="98" w:name="_Toc392679662"/>
      <w:r>
        <w:t>Service « WS_ADMIN »</w:t>
      </w:r>
      <w:bookmarkEnd w:id="98"/>
    </w:p>
    <w:p w14:paraId="270FDEFE" w14:textId="77777777" w:rsidR="00AC10D2" w:rsidRDefault="00AC10D2" w:rsidP="0005768F">
      <w:pPr>
        <w:pStyle w:val="Corps"/>
      </w:pPr>
      <w:r>
        <w:t>Le service « WS_ADMIN » permet à l’administrateur de :</w:t>
      </w:r>
    </w:p>
    <w:p w14:paraId="26EA784A" w14:textId="77777777" w:rsidR="00AC10D2" w:rsidRDefault="00AC10D2" w:rsidP="008C586D">
      <w:pPr>
        <w:pStyle w:val="Corps"/>
        <w:numPr>
          <w:ilvl w:val="0"/>
          <w:numId w:val="12"/>
        </w:numPr>
        <w:ind w:left="1418"/>
      </w:pPr>
      <w:r>
        <w:t>Saisir les paramètres de l’application</w:t>
      </w:r>
    </w:p>
    <w:p w14:paraId="0C156356" w14:textId="77777777" w:rsidR="00AC10D2" w:rsidRDefault="00AC10D2" w:rsidP="008C586D">
      <w:pPr>
        <w:pStyle w:val="Corps"/>
        <w:numPr>
          <w:ilvl w:val="0"/>
          <w:numId w:val="12"/>
        </w:numPr>
        <w:ind w:left="1418"/>
      </w:pPr>
      <w:r>
        <w:t>Gérer les utilisateurs</w:t>
      </w:r>
    </w:p>
    <w:p w14:paraId="2B90936A" w14:textId="77777777" w:rsidR="00AC10D2" w:rsidRPr="00657DF1" w:rsidRDefault="00AC10D2" w:rsidP="008C586D">
      <w:pPr>
        <w:pStyle w:val="Corps"/>
        <w:numPr>
          <w:ilvl w:val="0"/>
          <w:numId w:val="12"/>
        </w:numPr>
        <w:ind w:left="1418"/>
      </w:pPr>
      <w:r>
        <w:t>Récupérer les statistiques</w:t>
      </w:r>
    </w:p>
    <w:p w14:paraId="647413AF" w14:textId="77777777" w:rsidR="008C586D" w:rsidRPr="008C586D" w:rsidRDefault="009D4911" w:rsidP="00D72416">
      <w:pPr>
        <w:pStyle w:val="Titre44"/>
      </w:pPr>
      <w:bookmarkStart w:id="99" w:name="_Toc392679663"/>
      <w:r>
        <w:t xml:space="preserve"> </w:t>
      </w:r>
      <w:r w:rsidR="008C586D" w:rsidRPr="008C586D">
        <w:t>Sous-système « Client »</w:t>
      </w:r>
      <w:bookmarkEnd w:id="99"/>
    </w:p>
    <w:p w14:paraId="54241A08" w14:textId="77777777" w:rsidR="008C586D" w:rsidRPr="008C586D" w:rsidRDefault="008C586D" w:rsidP="00D72416">
      <w:pPr>
        <w:pStyle w:val="Corps"/>
        <w:numPr>
          <w:ilvl w:val="0"/>
          <w:numId w:val="29"/>
        </w:numPr>
      </w:pPr>
      <w:bookmarkStart w:id="100" w:name="_Toc392679664"/>
      <w:r w:rsidRPr="008C586D">
        <w:t>Service « IHM »</w:t>
      </w:r>
      <w:bookmarkEnd w:id="100"/>
    </w:p>
    <w:p w14:paraId="08078F9C" w14:textId="77777777" w:rsidR="008C586D" w:rsidRDefault="008C586D" w:rsidP="008C586D">
      <w:pPr>
        <w:pStyle w:val="Corps"/>
      </w:pPr>
      <w:r w:rsidRPr="008C586D">
        <w:t>Le service « IHM » fournit le frontal pour l’utilisateur. L’accès à l’application est contr</w:t>
      </w:r>
      <w:r w:rsidR="00D72416">
        <w:t>ôlé par un login / mot de passe</w:t>
      </w:r>
      <w:r w:rsidRPr="008C586D">
        <w:t>.</w:t>
      </w:r>
    </w:p>
    <w:p w14:paraId="251CF9F6" w14:textId="77777777" w:rsidR="00D72416" w:rsidRDefault="00D72416" w:rsidP="008C586D">
      <w:pPr>
        <w:pStyle w:val="Corps"/>
      </w:pPr>
    </w:p>
    <w:p w14:paraId="63AE253C" w14:textId="77777777" w:rsidR="00D72416" w:rsidRDefault="009D4911" w:rsidP="00D72416">
      <w:pPr>
        <w:pStyle w:val="Titre44"/>
      </w:pPr>
      <w:bookmarkStart w:id="101" w:name="_Toc392679667"/>
      <w:r>
        <w:lastRenderedPageBreak/>
        <w:t xml:space="preserve"> </w:t>
      </w:r>
      <w:r w:rsidR="00D72416">
        <w:t>Sous-système « </w:t>
      </w:r>
      <w:proofErr w:type="spellStart"/>
      <w:r w:rsidR="00D72416">
        <w:t>Admin</w:t>
      </w:r>
      <w:proofErr w:type="spellEnd"/>
      <w:r w:rsidR="00D72416">
        <w:t> »</w:t>
      </w:r>
      <w:bookmarkEnd w:id="101"/>
    </w:p>
    <w:p w14:paraId="2AD76AF4" w14:textId="77777777" w:rsidR="00D72416" w:rsidRDefault="00D72416" w:rsidP="00D72416">
      <w:pPr>
        <w:pStyle w:val="Corps"/>
      </w:pPr>
      <w:r>
        <w:t>Le sous-système « ADMIN » fournit les outils nécessaires à l’administration de la plateforme. Il offre donc les services suivants :</w:t>
      </w:r>
    </w:p>
    <w:p w14:paraId="252EEBA8" w14:textId="77777777" w:rsidR="00D72416" w:rsidRDefault="00D72416" w:rsidP="003C2608">
      <w:pPr>
        <w:pStyle w:val="Corps"/>
        <w:numPr>
          <w:ilvl w:val="0"/>
          <w:numId w:val="12"/>
        </w:numPr>
      </w:pPr>
      <w:r>
        <w:t>Gestion des utilisateurs</w:t>
      </w:r>
    </w:p>
    <w:p w14:paraId="14135DC8" w14:textId="77777777" w:rsidR="00D72416" w:rsidRDefault="00D72416" w:rsidP="008C59FB">
      <w:pPr>
        <w:pStyle w:val="Corps"/>
        <w:numPr>
          <w:ilvl w:val="0"/>
          <w:numId w:val="12"/>
        </w:numPr>
      </w:pPr>
      <w:r>
        <w:t>Gestion des données (</w:t>
      </w:r>
      <w:proofErr w:type="spellStart"/>
      <w:r>
        <w:t>géoréférencement</w:t>
      </w:r>
      <w:proofErr w:type="spellEnd"/>
      <w:r>
        <w:t xml:space="preserve"> des rasters, </w:t>
      </w:r>
      <w:proofErr w:type="spellStart"/>
      <w:r>
        <w:t>etc</w:t>
      </w:r>
      <w:proofErr w:type="spellEnd"/>
      <w:r>
        <w:t xml:space="preserve"> …)</w:t>
      </w:r>
    </w:p>
    <w:p w14:paraId="46017BA7" w14:textId="77777777" w:rsidR="00D72416" w:rsidRDefault="00D72416" w:rsidP="00D72416">
      <w:pPr>
        <w:pStyle w:val="Corps"/>
        <w:numPr>
          <w:ilvl w:val="0"/>
          <w:numId w:val="12"/>
        </w:numPr>
      </w:pPr>
      <w:r>
        <w:t>Gestion des services de carte</w:t>
      </w:r>
    </w:p>
    <w:p w14:paraId="41F17FC6" w14:textId="77777777" w:rsidR="00D72416" w:rsidRDefault="00D72416" w:rsidP="005C57B2">
      <w:pPr>
        <w:pStyle w:val="Corps"/>
        <w:numPr>
          <w:ilvl w:val="0"/>
          <w:numId w:val="12"/>
        </w:numPr>
      </w:pPr>
      <w:r>
        <w:t>Gestion du paramétrage</w:t>
      </w:r>
    </w:p>
    <w:p w14:paraId="68BF9B0E" w14:textId="77777777" w:rsidR="00D72416" w:rsidRDefault="00D72416" w:rsidP="00C53AAF">
      <w:pPr>
        <w:pStyle w:val="Corps"/>
        <w:numPr>
          <w:ilvl w:val="0"/>
          <w:numId w:val="12"/>
        </w:numPr>
      </w:pPr>
      <w:r>
        <w:t>Consultation des statistiques d’utilisation.</w:t>
      </w:r>
    </w:p>
    <w:p w14:paraId="19AC56E8" w14:textId="77777777" w:rsidR="00D72416" w:rsidRDefault="00D72416" w:rsidP="00C53AAF">
      <w:pPr>
        <w:pStyle w:val="Corps"/>
        <w:numPr>
          <w:ilvl w:val="0"/>
          <w:numId w:val="12"/>
        </w:numPr>
      </w:pPr>
      <w:r>
        <w:t>Gestion des gabarits</w:t>
      </w:r>
    </w:p>
    <w:p w14:paraId="038ECE90" w14:textId="77777777" w:rsidR="00D72416" w:rsidRPr="008C586D" w:rsidRDefault="00D72416" w:rsidP="008C586D">
      <w:pPr>
        <w:pStyle w:val="Corps"/>
      </w:pPr>
    </w:p>
    <w:p w14:paraId="18971A58" w14:textId="77777777" w:rsidR="005A65AB" w:rsidRDefault="009D74A9" w:rsidP="002A211E">
      <w:pPr>
        <w:pStyle w:val="Title3"/>
      </w:pPr>
      <w:r>
        <w:t>Modèle conceptuel de données</w:t>
      </w:r>
    </w:p>
    <w:p w14:paraId="77DA6600" w14:textId="77777777" w:rsidR="002A211E" w:rsidRDefault="008A192F" w:rsidP="009D74A9">
      <w:pPr>
        <w:pStyle w:val="Corps"/>
      </w:pPr>
      <w:r>
        <w:t xml:space="preserve">Voici le modèle </w:t>
      </w:r>
      <w:r w:rsidR="009D74A9">
        <w:t xml:space="preserve">conceptuel </w:t>
      </w:r>
      <w:r>
        <w:t>de données de SERT :</w:t>
      </w:r>
    </w:p>
    <w:p w14:paraId="10880B82" w14:textId="77777777" w:rsidR="008A192F" w:rsidRDefault="008A192F" w:rsidP="002A211E">
      <w:pPr>
        <w:pStyle w:val="Corps"/>
      </w:pPr>
    </w:p>
    <w:p w14:paraId="4E2E374B" w14:textId="77777777" w:rsidR="008A192F" w:rsidRDefault="008A192F" w:rsidP="002A211E">
      <w:pPr>
        <w:pStyle w:val="Corps"/>
      </w:pPr>
    </w:p>
    <w:p w14:paraId="5E0C1382" w14:textId="77777777" w:rsidR="008A192F" w:rsidRDefault="008A192F" w:rsidP="002A211E">
      <w:pPr>
        <w:pStyle w:val="Corps"/>
      </w:pPr>
    </w:p>
    <w:p w14:paraId="10554536" w14:textId="77777777" w:rsidR="008A192F" w:rsidRDefault="008A192F" w:rsidP="002A211E">
      <w:pPr>
        <w:pStyle w:val="Corps"/>
      </w:pPr>
    </w:p>
    <w:p w14:paraId="324CDA12" w14:textId="77777777" w:rsidR="008A192F" w:rsidRDefault="008A192F" w:rsidP="002A211E">
      <w:pPr>
        <w:pStyle w:val="Corps"/>
      </w:pPr>
    </w:p>
    <w:p w14:paraId="4956B9E2" w14:textId="77777777" w:rsidR="008A192F" w:rsidRDefault="008A192F" w:rsidP="002A211E">
      <w:pPr>
        <w:pStyle w:val="Corps"/>
      </w:pPr>
    </w:p>
    <w:p w14:paraId="1F25E8AC" w14:textId="77777777" w:rsidR="008A192F" w:rsidRDefault="008A192F" w:rsidP="002A211E">
      <w:pPr>
        <w:pStyle w:val="Corps"/>
      </w:pPr>
    </w:p>
    <w:p w14:paraId="0C5BD299" w14:textId="77777777" w:rsidR="008A192F" w:rsidRDefault="008A192F" w:rsidP="002A211E">
      <w:pPr>
        <w:pStyle w:val="Corps"/>
      </w:pPr>
    </w:p>
    <w:p w14:paraId="39AAEF54" w14:textId="77777777" w:rsidR="008A192F" w:rsidRDefault="008A192F" w:rsidP="002A211E">
      <w:pPr>
        <w:pStyle w:val="Corps"/>
      </w:pPr>
    </w:p>
    <w:p w14:paraId="6DAC48BF" w14:textId="77777777" w:rsidR="008A192F" w:rsidRDefault="008A192F" w:rsidP="008A192F">
      <w:pPr>
        <w:pStyle w:val="Corps"/>
        <w:sectPr w:rsidR="008A192F" w:rsidSect="00E009DD">
          <w:pgSz w:w="11906" w:h="16838"/>
          <w:pgMar w:top="1417" w:right="1417" w:bottom="1417" w:left="1417" w:header="708" w:footer="708" w:gutter="0"/>
          <w:cols w:space="708"/>
          <w:docGrid w:linePitch="360"/>
        </w:sectPr>
      </w:pPr>
    </w:p>
    <w:p w14:paraId="056FC26C" w14:textId="77777777" w:rsidR="009D74A9" w:rsidRDefault="008A192F" w:rsidP="009D74A9">
      <w:pPr>
        <w:pStyle w:val="Corps"/>
        <w:keepNext/>
      </w:pPr>
      <w:r w:rsidRPr="008A192F">
        <w:rPr>
          <w:noProof/>
          <w:lang w:val="en-US" w:eastAsia="en-US"/>
        </w:rPr>
        <w:lastRenderedPageBreak/>
        <w:drawing>
          <wp:inline distT="0" distB="0" distL="0" distR="0" wp14:anchorId="726BD770" wp14:editId="2E34DF52">
            <wp:extent cx="9052076" cy="5775960"/>
            <wp:effectExtent l="0" t="0" r="0" b="0"/>
            <wp:docPr id="15" name="Image 15" descr="D:\PERSO\RAPPORT\sert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ERSO\RAPPORT\sertModel.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084840" cy="5796866"/>
                    </a:xfrm>
                    <a:prstGeom prst="rect">
                      <a:avLst/>
                    </a:prstGeom>
                    <a:noFill/>
                    <a:ln>
                      <a:noFill/>
                    </a:ln>
                  </pic:spPr>
                </pic:pic>
              </a:graphicData>
            </a:graphic>
          </wp:inline>
        </w:drawing>
      </w:r>
    </w:p>
    <w:p w14:paraId="2B82669A" w14:textId="77777777" w:rsidR="004E648E" w:rsidRPr="00A32DA2" w:rsidRDefault="009D74A9" w:rsidP="009D74A9">
      <w:pPr>
        <w:pStyle w:val="Lgende"/>
        <w:jc w:val="center"/>
        <w:rPr>
          <w:lang w:val="fr-FR"/>
        </w:rPr>
        <w:sectPr w:rsidR="004E648E" w:rsidRPr="00A32DA2" w:rsidSect="008A192F">
          <w:pgSz w:w="16838" w:h="11906" w:orient="landscape"/>
          <w:pgMar w:top="567" w:right="1417" w:bottom="1417" w:left="1417" w:header="708" w:footer="708" w:gutter="0"/>
          <w:cols w:space="708"/>
          <w:docGrid w:linePitch="360"/>
        </w:sectPr>
      </w:pPr>
      <w:r w:rsidRPr="00A32DA2">
        <w:rPr>
          <w:lang w:val="fr-FR"/>
        </w:rPr>
        <w:t xml:space="preserve">Figure </w:t>
      </w:r>
      <w:r>
        <w:fldChar w:fldCharType="begin"/>
      </w:r>
      <w:r w:rsidRPr="00A32DA2">
        <w:rPr>
          <w:lang w:val="fr-FR"/>
        </w:rPr>
        <w:instrText xml:space="preserve"> SEQ Figure \* ARABIC </w:instrText>
      </w:r>
      <w:r>
        <w:fldChar w:fldCharType="separate"/>
      </w:r>
      <w:r w:rsidR="00D60EC6" w:rsidRPr="00A32DA2">
        <w:rPr>
          <w:noProof/>
          <w:lang w:val="fr-FR"/>
        </w:rPr>
        <w:t>9</w:t>
      </w:r>
      <w:r>
        <w:fldChar w:fldCharType="end"/>
      </w:r>
      <w:r w:rsidRPr="00A32DA2">
        <w:rPr>
          <w:lang w:val="fr-FR"/>
        </w:rPr>
        <w:t xml:space="preserve"> Modèle conceptuel de données</w:t>
      </w:r>
    </w:p>
    <w:p w14:paraId="44A6F2B8" w14:textId="77777777" w:rsidR="00B462A7" w:rsidRDefault="005A65AB" w:rsidP="00B462A7">
      <w:pPr>
        <w:pStyle w:val="Title3"/>
      </w:pPr>
      <w:r w:rsidRPr="005A65AB">
        <w:lastRenderedPageBreak/>
        <w:t>Structure des codes</w:t>
      </w:r>
      <w:r w:rsidR="007C6F2D">
        <w:t xml:space="preserve"> sources</w:t>
      </w:r>
      <w:r w:rsidRPr="005A65AB">
        <w:t xml:space="preserve"> de l’application</w:t>
      </w:r>
    </w:p>
    <w:p w14:paraId="53BA4F57" w14:textId="77777777" w:rsidR="00B462A7" w:rsidRPr="00E73E0D" w:rsidRDefault="00FD0F0E" w:rsidP="00E73E0D">
      <w:pPr>
        <w:pStyle w:val="Corps"/>
      </w:pPr>
      <w:r w:rsidRPr="00E73E0D">
        <w:t xml:space="preserve">Les services et/ou sous-systèmes définis dans l’architecture logique de SERT sont développés et implémentés physiquement dans des projets sous forme de composant. </w:t>
      </w:r>
      <w:r w:rsidR="00211690" w:rsidRPr="00E73E0D">
        <w:t xml:space="preserve">Les tâches </w:t>
      </w:r>
      <w:r w:rsidR="00B37E06" w:rsidRPr="00E73E0D">
        <w:t>de développement qui me sont affectées dans mes missions concernaient que quelques services de SERT. J’ai travaillé surtout sur trois projets : le projet « SERT_IHM », le projet « SERT_WEB » et le projet « </w:t>
      </w:r>
      <w:proofErr w:type="spellStart"/>
      <w:r w:rsidR="00B37E06" w:rsidRPr="00E73E0D">
        <w:t>GenerateDocs</w:t>
      </w:r>
      <w:proofErr w:type="spellEnd"/>
      <w:r w:rsidR="00B37E06" w:rsidRPr="00E73E0D">
        <w:t xml:space="preserve"> ». </w:t>
      </w:r>
    </w:p>
    <w:p w14:paraId="2D8295EC" w14:textId="77777777" w:rsidR="00F1065F" w:rsidRPr="00F1065F" w:rsidRDefault="005A65AB" w:rsidP="00E74C00">
      <w:pPr>
        <w:pStyle w:val="Corps"/>
        <w:numPr>
          <w:ilvl w:val="0"/>
          <w:numId w:val="31"/>
        </w:numPr>
      </w:pPr>
      <w:r w:rsidRPr="00F1065F">
        <w:t>Projet « SERT_IHM »</w:t>
      </w:r>
      <w:r w:rsidR="000B5D4B">
        <w:t xml:space="preserve"> : </w:t>
      </w:r>
      <w:r w:rsidR="00C14B42">
        <w:t>Le projet SERT_IHM implémente les sous-systèmes « Client » et « </w:t>
      </w:r>
      <w:proofErr w:type="spellStart"/>
      <w:r w:rsidR="00C14B42">
        <w:t>Admin</w:t>
      </w:r>
      <w:proofErr w:type="spellEnd"/>
      <w:r w:rsidR="00C14B42">
        <w:t> » (</w:t>
      </w:r>
      <w:proofErr w:type="spellStart"/>
      <w:r w:rsidR="00C14B42">
        <w:t>cf</w:t>
      </w:r>
      <w:proofErr w:type="spellEnd"/>
      <w:r w:rsidR="00C14B42">
        <w:t xml:space="preserve"> 6.</w:t>
      </w:r>
      <w:r w:rsidR="00AC65C7">
        <w:t>1.2)</w:t>
      </w:r>
      <w:r w:rsidR="003377D0">
        <w:t xml:space="preserve">. </w:t>
      </w:r>
      <w:r w:rsidR="00036052">
        <w:t xml:space="preserve">La totalité de l’interface graphique de SERT est développée dans ce projet. C’est un projet Java géré avec Apache </w:t>
      </w:r>
      <w:proofErr w:type="spellStart"/>
      <w:r w:rsidR="00036052">
        <w:t>Maven</w:t>
      </w:r>
      <w:proofErr w:type="spellEnd"/>
      <w:r w:rsidR="00036052">
        <w:t xml:space="preserve">. </w:t>
      </w:r>
    </w:p>
    <w:p w14:paraId="05BE45FF" w14:textId="77777777" w:rsidR="002931C4" w:rsidRDefault="00117912" w:rsidP="007D646F">
      <w:pPr>
        <w:pStyle w:val="Corps"/>
        <w:numPr>
          <w:ilvl w:val="0"/>
          <w:numId w:val="31"/>
        </w:numPr>
      </w:pPr>
      <w:r w:rsidRPr="002D629E">
        <w:t>Projet  « </w:t>
      </w:r>
      <w:proofErr w:type="spellStart"/>
      <w:r w:rsidRPr="002D629E">
        <w:t>SE</w:t>
      </w:r>
      <w:r w:rsidR="00365862">
        <w:t>R</w:t>
      </w:r>
      <w:r w:rsidRPr="002D629E">
        <w:t>T_Web</w:t>
      </w:r>
      <w:proofErr w:type="spellEnd"/>
      <w:r w:rsidRPr="002D629E">
        <w:t> »</w:t>
      </w:r>
      <w:r w:rsidR="004A4236">
        <w:t xml:space="preserve"> : </w:t>
      </w:r>
      <w:r w:rsidR="00DC4AC3">
        <w:t xml:space="preserve">Ce projet implémente une partie du service « SECURITY ». </w:t>
      </w:r>
      <w:r w:rsidR="002C58E8">
        <w:t xml:space="preserve">Le but de ce projet est de sécurisé l’accès aux web services des autre composants. </w:t>
      </w:r>
      <w:r w:rsidR="00164873">
        <w:t xml:space="preserve">C’est un projet Java web géré avec Apache </w:t>
      </w:r>
      <w:proofErr w:type="spellStart"/>
      <w:r w:rsidR="00164873">
        <w:t>Maven</w:t>
      </w:r>
      <w:proofErr w:type="spellEnd"/>
      <w:r w:rsidR="00164873">
        <w:t>.</w:t>
      </w:r>
    </w:p>
    <w:p w14:paraId="6F8FF125" w14:textId="77777777" w:rsidR="00967EB2" w:rsidRDefault="00747789" w:rsidP="00967EB2">
      <w:pPr>
        <w:pStyle w:val="Corps"/>
        <w:numPr>
          <w:ilvl w:val="0"/>
          <w:numId w:val="31"/>
        </w:numPr>
      </w:pPr>
      <w:r w:rsidRPr="002D629E">
        <w:t>Projet « </w:t>
      </w:r>
      <w:proofErr w:type="spellStart"/>
      <w:r w:rsidRPr="002D629E">
        <w:t>GenerateDocs</w:t>
      </w:r>
      <w:proofErr w:type="spellEnd"/>
      <w:r w:rsidRPr="002D629E">
        <w:t> »</w:t>
      </w:r>
      <w:r w:rsidR="00A915A2">
        <w:t xml:space="preserve"> : </w:t>
      </w:r>
      <w:r w:rsidR="00967EB2">
        <w:t xml:space="preserve">Ce projet implémente le service </w:t>
      </w:r>
      <w:r w:rsidR="00967EB2" w:rsidRPr="00967EB2">
        <w:t>« WS_GED_SVR »</w:t>
      </w:r>
      <w:r w:rsidR="00967EB2">
        <w:t>. Ce service regroupe les fonctionnalités nécessaires à la gestion des documents issus de SERT.</w:t>
      </w:r>
    </w:p>
    <w:p w14:paraId="00230A69" w14:textId="77777777" w:rsidR="00C6201B" w:rsidRDefault="00413B4F" w:rsidP="00A75314">
      <w:pPr>
        <w:pStyle w:val="Title2"/>
        <w:rPr>
          <w:rFonts w:eastAsia="Times New Roman"/>
        </w:rPr>
      </w:pPr>
      <w:r>
        <w:rPr>
          <w:rFonts w:eastAsia="Times New Roman"/>
        </w:rPr>
        <w:t xml:space="preserve">Intégration de </w:t>
      </w:r>
      <w:proofErr w:type="spellStart"/>
      <w:r>
        <w:rPr>
          <w:rFonts w:eastAsia="Times New Roman"/>
        </w:rPr>
        <w:t>JavaFX</w:t>
      </w:r>
      <w:proofErr w:type="spellEnd"/>
      <w:r>
        <w:rPr>
          <w:rFonts w:eastAsia="Times New Roman"/>
        </w:rPr>
        <w:t xml:space="preserve"> avec Swing</w:t>
      </w:r>
    </w:p>
    <w:p w14:paraId="5B531C42" w14:textId="77777777" w:rsidR="005622E1" w:rsidRDefault="00B82F93" w:rsidP="005622E1">
      <w:pPr>
        <w:pStyle w:val="Corps"/>
      </w:pPr>
      <w:r>
        <w:t xml:space="preserve">On voulait utiliser du </w:t>
      </w:r>
      <w:proofErr w:type="spellStart"/>
      <w:r>
        <w:t>JavaFX</w:t>
      </w:r>
      <w:proofErr w:type="spellEnd"/>
      <w:r w:rsidR="00A723FE">
        <w:t xml:space="preserve"> d’un côté assurer l’amélioration continue de SERT et d’un autre côté </w:t>
      </w:r>
      <w:r>
        <w:t>pour améliorer l’interface graphiqu</w:t>
      </w:r>
      <w:r w:rsidR="00196A76">
        <w:t xml:space="preserve">e </w:t>
      </w:r>
      <w:r w:rsidR="007F3722">
        <w:t xml:space="preserve">en terme de réactivité et d’ergonomie. </w:t>
      </w:r>
      <w:r w:rsidR="005629F9">
        <w:t xml:space="preserve">Le but </w:t>
      </w:r>
      <w:r w:rsidR="00DB2BDC">
        <w:t xml:space="preserve">de cette partie du projet était d’étudier la faisabilité de développer du </w:t>
      </w:r>
      <w:proofErr w:type="spellStart"/>
      <w:r w:rsidR="00DB2BDC">
        <w:t>JavaFX</w:t>
      </w:r>
      <w:proofErr w:type="spellEnd"/>
      <w:r w:rsidR="00DB2BDC">
        <w:t xml:space="preserve"> sur du Swing. Pour ce faire, </w:t>
      </w:r>
      <w:r w:rsidR="00050343">
        <w:t xml:space="preserve">j’ai été mené à faire un « proof of concept » (POC). </w:t>
      </w:r>
      <w:r w:rsidR="009C7EBA">
        <w:t xml:space="preserve">Il était nécessaire d’abord de comprendre comment fonctionne Swing et </w:t>
      </w:r>
      <w:proofErr w:type="spellStart"/>
      <w:r w:rsidR="009C7EBA">
        <w:t>JavaFX</w:t>
      </w:r>
      <w:proofErr w:type="spellEnd"/>
      <w:r w:rsidR="009C7EBA">
        <w:t xml:space="preserve">. Après, </w:t>
      </w:r>
      <w:r w:rsidR="00B124AA">
        <w:t xml:space="preserve">on pouvait voir comment faire cohabiter et interagir les deux. </w:t>
      </w:r>
    </w:p>
    <w:p w14:paraId="1E700013" w14:textId="77777777" w:rsidR="00B124AA" w:rsidRPr="008003AB" w:rsidRDefault="00EA42E6" w:rsidP="00EA42E6">
      <w:pPr>
        <w:pStyle w:val="Title3"/>
        <w:rPr>
          <w:rFonts w:eastAsia="Times New Roman"/>
        </w:rPr>
      </w:pPr>
      <w:r>
        <w:t>Swing</w:t>
      </w:r>
    </w:p>
    <w:p w14:paraId="49BF9093" w14:textId="77777777" w:rsidR="001D58FC" w:rsidRDefault="002F6D33" w:rsidP="008003AB">
      <w:pPr>
        <w:pStyle w:val="Corps"/>
      </w:pPr>
      <w:r w:rsidRPr="002F6D33">
        <w:t xml:space="preserve">Lorsque vous lancez une application Swing, trois threads sont automatiquement créés. Le premier est le "main application thread" qui se charge d'exécuter la méthode </w:t>
      </w:r>
      <w:proofErr w:type="gramStart"/>
      <w:r w:rsidRPr="002F6D33">
        <w:t>main(</w:t>
      </w:r>
      <w:proofErr w:type="gramEnd"/>
      <w:r w:rsidRPr="002F6D33">
        <w:t>) de l'application. Le deuxième thread est le "</w:t>
      </w:r>
      <w:proofErr w:type="spellStart"/>
      <w:r w:rsidRPr="002F6D33">
        <w:t>toolkit</w:t>
      </w:r>
      <w:proofErr w:type="spellEnd"/>
      <w:r w:rsidRPr="002F6D33">
        <w:t xml:space="preserve"> thread" dont le rôle est de recevoir les événements du système d'exploitation, par exemple un clic de souris, et de les transmettre au dernier thread, appelé "</w:t>
      </w:r>
      <w:proofErr w:type="spellStart"/>
      <w:r w:rsidRPr="002F6D33">
        <w:t>event</w:t>
      </w:r>
      <w:proofErr w:type="spellEnd"/>
      <w:r w:rsidRPr="002F6D33">
        <w:t xml:space="preserve"> dispatching thread" ou EDT. Ce dernier est extrêmement important car il répartit les événements reçus vers les composants concernés et se charge d'invoquer les méthodes d'affichage.</w:t>
      </w:r>
      <w:r w:rsidR="00CF0F8A">
        <w:t xml:space="preserve"> </w:t>
      </w:r>
    </w:p>
    <w:p w14:paraId="551A2FAB" w14:textId="77777777" w:rsidR="008003AB" w:rsidRDefault="00CF0F8A" w:rsidP="008003AB">
      <w:pPr>
        <w:pStyle w:val="Corps"/>
      </w:pPr>
      <w:r w:rsidRPr="00CF0F8A">
        <w:lastRenderedPageBreak/>
        <w:t xml:space="preserve">Le </w:t>
      </w:r>
      <w:proofErr w:type="spellStart"/>
      <w:r w:rsidRPr="00CF0F8A">
        <w:t>toolkit</w:t>
      </w:r>
      <w:proofErr w:type="spellEnd"/>
      <w:r w:rsidRPr="00CF0F8A">
        <w:t xml:space="preserve"> Swing a été créé en partant du principe que toutes les opérations affectant l'état des composants seraient réalisées dans l'EDT</w:t>
      </w:r>
      <w:r>
        <w:t xml:space="preserve">. </w:t>
      </w:r>
      <w:r w:rsidRPr="00CF0F8A">
        <w:t xml:space="preserve">Swing n'est donc pas une API "thread </w:t>
      </w:r>
      <w:proofErr w:type="spellStart"/>
      <w:r w:rsidRPr="00CF0F8A">
        <w:t>safe</w:t>
      </w:r>
      <w:proofErr w:type="spellEnd"/>
      <w:r w:rsidRPr="00CF0F8A">
        <w:t>" et ne doit être manipulée que depuis un seul et unique thread, l'EDT.</w:t>
      </w:r>
      <w:r w:rsidR="00292D15">
        <w:t xml:space="preserve"> </w:t>
      </w:r>
      <w:r w:rsidR="00292D15" w:rsidRPr="00292D15">
        <w:t>La</w:t>
      </w:r>
      <w:r w:rsidR="00292D15">
        <w:t xml:space="preserve"> méconnaissance du </w:t>
      </w:r>
      <w:r w:rsidR="00292D15" w:rsidRPr="00292D15">
        <w:t xml:space="preserve">modèle de gestion des threads </w:t>
      </w:r>
      <w:r w:rsidR="00292D15">
        <w:t xml:space="preserve">de Swing </w:t>
      </w:r>
      <w:r w:rsidR="00292D15" w:rsidRPr="00292D15">
        <w:t>empêche les développeurs de réaliser des interfaces réactives.</w:t>
      </w:r>
      <w:r w:rsidR="001D58FC">
        <w:t xml:space="preserve">  </w:t>
      </w:r>
    </w:p>
    <w:p w14:paraId="68A38BE9" w14:textId="77777777" w:rsidR="001D58FC" w:rsidRDefault="001D58FC" w:rsidP="008003AB">
      <w:pPr>
        <w:pStyle w:val="Corps"/>
        <w:rPr>
          <w:b/>
          <w:i/>
        </w:rPr>
      </w:pPr>
      <w:r>
        <w:t xml:space="preserve">Pour </w:t>
      </w:r>
      <w:r w:rsidR="005A5FCA">
        <w:t>pouvoir créer des interfaces graphiques interactives tout en respectant la règle de fonctionnement</w:t>
      </w:r>
      <w:r w:rsidR="005A5FCA" w:rsidRPr="005A5FCA">
        <w:t xml:space="preserve"> sur un modèle de thread unique</w:t>
      </w:r>
      <w:r w:rsidR="005A5FCA">
        <w:t xml:space="preserve">, </w:t>
      </w:r>
      <w:r w:rsidR="005A5FCA" w:rsidRPr="005A5FCA">
        <w:t xml:space="preserve">L'API de Swing offre une solution sous la forme de trois méthodes de la classe </w:t>
      </w:r>
      <w:proofErr w:type="spellStart"/>
      <w:r w:rsidR="005A5FCA">
        <w:t>SwingUtilities</w:t>
      </w:r>
      <w:proofErr w:type="spellEnd"/>
      <w:r w:rsidR="005A5FCA">
        <w:t xml:space="preserve"> : </w:t>
      </w:r>
      <w:proofErr w:type="spellStart"/>
      <w:proofErr w:type="gramStart"/>
      <w:r w:rsidR="005A5FCA" w:rsidRPr="005A5FCA">
        <w:rPr>
          <w:b/>
          <w:i/>
        </w:rPr>
        <w:t>invokeLater</w:t>
      </w:r>
      <w:proofErr w:type="spellEnd"/>
      <w:r w:rsidR="005A5FCA" w:rsidRPr="005A5FCA">
        <w:rPr>
          <w:b/>
          <w:i/>
        </w:rPr>
        <w:t>(</w:t>
      </w:r>
      <w:proofErr w:type="gramEnd"/>
      <w:r w:rsidR="005A5FCA" w:rsidRPr="005A5FCA">
        <w:rPr>
          <w:b/>
          <w:i/>
        </w:rPr>
        <w:t xml:space="preserve">), </w:t>
      </w:r>
      <w:proofErr w:type="spellStart"/>
      <w:r w:rsidR="005A5FCA" w:rsidRPr="005A5FCA">
        <w:rPr>
          <w:b/>
          <w:i/>
        </w:rPr>
        <w:t>isEventDispatchThread</w:t>
      </w:r>
      <w:proofErr w:type="spellEnd"/>
      <w:r w:rsidR="005A5FCA" w:rsidRPr="005A5FCA">
        <w:rPr>
          <w:b/>
          <w:i/>
        </w:rPr>
        <w:t xml:space="preserve">() et </w:t>
      </w:r>
      <w:proofErr w:type="spellStart"/>
      <w:r w:rsidR="005A5FCA" w:rsidRPr="005A5FCA">
        <w:rPr>
          <w:b/>
          <w:i/>
        </w:rPr>
        <w:t>invokeAndWait</w:t>
      </w:r>
      <w:proofErr w:type="spellEnd"/>
      <w:r w:rsidR="005A5FCA" w:rsidRPr="005A5FCA">
        <w:rPr>
          <w:b/>
          <w:i/>
        </w:rPr>
        <w:t>().</w:t>
      </w:r>
    </w:p>
    <w:p w14:paraId="653B4CD9" w14:textId="77777777" w:rsidR="00F57E9C" w:rsidRPr="00F57E9C" w:rsidRDefault="00F57E9C" w:rsidP="00F57E9C">
      <w:pPr>
        <w:pStyle w:val="Title3"/>
        <w:rPr>
          <w:rFonts w:eastAsia="Times New Roman"/>
        </w:rPr>
      </w:pPr>
      <w:proofErr w:type="spellStart"/>
      <w:r>
        <w:t>JavaFX</w:t>
      </w:r>
      <w:proofErr w:type="spellEnd"/>
    </w:p>
    <w:p w14:paraId="2F000D8E" w14:textId="77777777" w:rsidR="00F57E9C" w:rsidRDefault="005B17A4" w:rsidP="005B17A4">
      <w:pPr>
        <w:pStyle w:val="Corps"/>
      </w:pPr>
      <w:proofErr w:type="spellStart"/>
      <w:r w:rsidRPr="005B17A4">
        <w:t>JavaFX</w:t>
      </w:r>
      <w:proofErr w:type="spellEnd"/>
      <w:r w:rsidRPr="005B17A4">
        <w:t xml:space="preserve"> est la bibliothèque graphique remplaçante de Swing et d’AWT. Elle a pour avantage d'être utilisable via un langage objet et statiquement typé.</w:t>
      </w:r>
      <w:r w:rsidR="00481FF1">
        <w:t xml:space="preserve"> </w:t>
      </w:r>
      <w:r w:rsidR="00D416F3">
        <w:t xml:space="preserve">Comme Swing, </w:t>
      </w:r>
      <w:proofErr w:type="spellStart"/>
      <w:r w:rsidR="00D416F3">
        <w:t>JavaFX</w:t>
      </w:r>
      <w:proofErr w:type="spellEnd"/>
      <w:r w:rsidR="00D416F3">
        <w:t xml:space="preserve"> a aussi un thread évènementiel des composants graphiques appelé </w:t>
      </w:r>
      <w:proofErr w:type="spellStart"/>
      <w:r w:rsidR="00D416F3" w:rsidRPr="00D416F3">
        <w:rPr>
          <w:b/>
        </w:rPr>
        <w:t>JavaFX</w:t>
      </w:r>
      <w:proofErr w:type="spellEnd"/>
      <w:r w:rsidR="00D416F3" w:rsidRPr="00D416F3">
        <w:rPr>
          <w:b/>
        </w:rPr>
        <w:t xml:space="preserve"> Application Thread</w:t>
      </w:r>
      <w:r w:rsidR="00D416F3">
        <w:rPr>
          <w:b/>
        </w:rPr>
        <w:t xml:space="preserve"> (JAT). </w:t>
      </w:r>
      <w:r w:rsidR="00D416F3">
        <w:t>Par analogie avec Swing, e</w:t>
      </w:r>
      <w:r w:rsidR="00D416F3" w:rsidRPr="00D416F3">
        <w:t xml:space="preserve">n </w:t>
      </w:r>
      <w:proofErr w:type="spellStart"/>
      <w:r w:rsidR="00D416F3" w:rsidRPr="00D416F3">
        <w:t>JavaFX</w:t>
      </w:r>
      <w:proofErr w:type="spellEnd"/>
      <w:r w:rsidR="00D416F3" w:rsidRPr="00D416F3">
        <w:t xml:space="preserve">, seule la méthode </w:t>
      </w:r>
      <w:proofErr w:type="spellStart"/>
      <w:r w:rsidR="00D416F3" w:rsidRPr="00D416F3">
        <w:rPr>
          <w:b/>
          <w:i/>
        </w:rPr>
        <w:t>Platform.runLater</w:t>
      </w:r>
      <w:proofErr w:type="spellEnd"/>
      <w:r w:rsidR="00D416F3" w:rsidRPr="00D416F3">
        <w:t xml:space="preserve"> est disponible</w:t>
      </w:r>
      <w:r w:rsidR="00D416F3">
        <w:t xml:space="preserve"> pour exécuter une </w:t>
      </w:r>
      <w:r w:rsidR="00273344">
        <w:t>méthode</w:t>
      </w:r>
      <w:r w:rsidR="00D416F3">
        <w:t xml:space="preserve"> dans le JAT</w:t>
      </w:r>
      <w:r w:rsidR="00D416F3" w:rsidRPr="00D416F3">
        <w:t>.</w:t>
      </w:r>
    </w:p>
    <w:p w14:paraId="3014C991" w14:textId="77777777" w:rsidR="00C83D36" w:rsidRDefault="00C83D36" w:rsidP="005B17A4">
      <w:pPr>
        <w:pStyle w:val="Corps"/>
      </w:pPr>
      <w:r>
        <w:t xml:space="preserve">Voici quelques avantages qu’offre </w:t>
      </w:r>
      <w:proofErr w:type="spellStart"/>
      <w:r>
        <w:t>JavaFX</w:t>
      </w:r>
      <w:proofErr w:type="spellEnd"/>
      <w:r>
        <w:t xml:space="preserve"> par rapport à Swing :</w:t>
      </w:r>
    </w:p>
    <w:p w14:paraId="2885965F" w14:textId="77777777" w:rsidR="00E44373" w:rsidRDefault="00C83D36" w:rsidP="00C83D36">
      <w:pPr>
        <w:pStyle w:val="Corps"/>
        <w:numPr>
          <w:ilvl w:val="0"/>
          <w:numId w:val="12"/>
        </w:numPr>
      </w:pPr>
      <w:r>
        <w:t xml:space="preserve">L’utilisation du FXML : FXML est un langage de balisage, basé sur du XML, qui permet de créer des interfaces graphiques avec </w:t>
      </w:r>
      <w:proofErr w:type="spellStart"/>
      <w:r>
        <w:t>JavaFX</w:t>
      </w:r>
      <w:proofErr w:type="spellEnd"/>
      <w:r>
        <w:t>. Son utilisation permet de séparer la création des interfaces graphiques à l’implémentation de ses logiques.</w:t>
      </w:r>
    </w:p>
    <w:p w14:paraId="27E6740F" w14:textId="77777777" w:rsidR="00C2009A" w:rsidRDefault="00E44373" w:rsidP="00E44373">
      <w:pPr>
        <w:pStyle w:val="Corps"/>
        <w:numPr>
          <w:ilvl w:val="0"/>
          <w:numId w:val="12"/>
        </w:numPr>
      </w:pPr>
      <w:proofErr w:type="spellStart"/>
      <w:r w:rsidRPr="00E44373">
        <w:t>JavaFX</w:t>
      </w:r>
      <w:proofErr w:type="spellEnd"/>
      <w:r w:rsidRPr="00E44373">
        <w:t xml:space="preserve"> </w:t>
      </w:r>
      <w:proofErr w:type="spellStart"/>
      <w:r w:rsidRPr="00E44373">
        <w:t>Scene</w:t>
      </w:r>
      <w:proofErr w:type="spellEnd"/>
      <w:r w:rsidRPr="00E44373">
        <w:t xml:space="preserve"> </w:t>
      </w:r>
      <w:proofErr w:type="spellStart"/>
      <w:r w:rsidRPr="00E44373">
        <w:t>Builder</w:t>
      </w:r>
      <w:proofErr w:type="spellEnd"/>
      <w:r>
        <w:t xml:space="preserve"> : C’est un outil graphique qui permet de créer des interfaces graphiques FXML. </w:t>
      </w:r>
      <w:r w:rsidR="00C83D36">
        <w:t xml:space="preserve">    </w:t>
      </w:r>
    </w:p>
    <w:p w14:paraId="4EFF2A1B" w14:textId="77777777" w:rsidR="00E44373" w:rsidRDefault="00216DD1" w:rsidP="00E44373">
      <w:pPr>
        <w:pStyle w:val="Corps"/>
        <w:numPr>
          <w:ilvl w:val="0"/>
          <w:numId w:val="12"/>
        </w:numPr>
      </w:pPr>
      <w:r>
        <w:t xml:space="preserve">Le support de CSS : On peut utiliser du CSS dans </w:t>
      </w:r>
      <w:proofErr w:type="spellStart"/>
      <w:r>
        <w:t>JavaFX</w:t>
      </w:r>
      <w:proofErr w:type="spellEnd"/>
      <w:r>
        <w:t xml:space="preserve"> comme son utilisation sur du HTML.</w:t>
      </w:r>
    </w:p>
    <w:p w14:paraId="2DFF32AA" w14:textId="77777777" w:rsidR="00216DD1" w:rsidRDefault="00216DD1" w:rsidP="00E44373">
      <w:pPr>
        <w:pStyle w:val="Corps"/>
        <w:numPr>
          <w:ilvl w:val="0"/>
          <w:numId w:val="12"/>
        </w:numPr>
      </w:pPr>
      <w:r>
        <w:t>Les animations et le support des médias,</w:t>
      </w:r>
    </w:p>
    <w:p w14:paraId="324769F7" w14:textId="77777777" w:rsidR="00216DD1" w:rsidRDefault="00216DD1" w:rsidP="00E44373">
      <w:pPr>
        <w:pStyle w:val="Corps"/>
        <w:numPr>
          <w:ilvl w:val="0"/>
          <w:numId w:val="12"/>
        </w:numPr>
      </w:pPr>
      <w:r>
        <w:t>Support de contenu HTML,</w:t>
      </w:r>
    </w:p>
    <w:p w14:paraId="78B90A22" w14:textId="77777777" w:rsidR="00216DD1" w:rsidRPr="00216DD1" w:rsidRDefault="00216DD1" w:rsidP="00216DD1">
      <w:pPr>
        <w:pStyle w:val="Corps"/>
      </w:pPr>
    </w:p>
    <w:p w14:paraId="6DC6BFA6" w14:textId="77777777" w:rsidR="00C1349B" w:rsidRDefault="009C121E" w:rsidP="00C1349B">
      <w:pPr>
        <w:pStyle w:val="Title3"/>
        <w:rPr>
          <w:rFonts w:eastAsia="Times New Roman"/>
        </w:rPr>
      </w:pPr>
      <w:proofErr w:type="spellStart"/>
      <w:r>
        <w:rPr>
          <w:rFonts w:eastAsia="Times New Roman"/>
        </w:rPr>
        <w:lastRenderedPageBreak/>
        <w:t>JavaFX</w:t>
      </w:r>
      <w:proofErr w:type="spellEnd"/>
      <w:r>
        <w:rPr>
          <w:rFonts w:eastAsia="Times New Roman"/>
        </w:rPr>
        <w:t>/</w:t>
      </w:r>
      <w:r w:rsidR="00C1349B" w:rsidRPr="00C1349B">
        <w:rPr>
          <w:rFonts w:eastAsia="Times New Roman"/>
        </w:rPr>
        <w:t>Swing</w:t>
      </w:r>
      <w:r w:rsidR="0071265C">
        <w:rPr>
          <w:rFonts w:eastAsia="Times New Roman"/>
        </w:rPr>
        <w:t xml:space="preserve"> interopérabilité</w:t>
      </w:r>
    </w:p>
    <w:p w14:paraId="7CB32289" w14:textId="77777777" w:rsidR="00C1349B" w:rsidRDefault="00940E8F" w:rsidP="009C121E">
      <w:pPr>
        <w:pStyle w:val="Corps"/>
      </w:pPr>
      <w:r>
        <w:t xml:space="preserve">Nous allons voir comment ajouter des composants graphiques </w:t>
      </w:r>
      <w:proofErr w:type="spellStart"/>
      <w:r>
        <w:t>JavaFx</w:t>
      </w:r>
      <w:proofErr w:type="spellEnd"/>
      <w:r>
        <w:t xml:space="preserve"> dans une application Swing comme SERT. </w:t>
      </w:r>
      <w:r w:rsidR="00E25C7E">
        <w:t xml:space="preserve">Nous allons voir aussi comment gérer les threads respectifs de </w:t>
      </w:r>
      <w:proofErr w:type="spellStart"/>
      <w:r w:rsidR="00E25C7E">
        <w:t>JavaFx</w:t>
      </w:r>
      <w:proofErr w:type="spellEnd"/>
      <w:r w:rsidR="00E25C7E">
        <w:t xml:space="preserve"> et Swing dans une seule application.</w:t>
      </w:r>
    </w:p>
    <w:p w14:paraId="7F40DCE0" w14:textId="77777777" w:rsidR="00260391" w:rsidRDefault="00BF7C28" w:rsidP="009C121E">
      <w:pPr>
        <w:pStyle w:val="Corps"/>
      </w:pPr>
      <w:r>
        <w:t xml:space="preserve">Pour ajouter un composant </w:t>
      </w:r>
      <w:proofErr w:type="spellStart"/>
      <w:r>
        <w:t>JavaFX</w:t>
      </w:r>
      <w:proofErr w:type="spellEnd"/>
      <w:r>
        <w:t xml:space="preserve"> dans du Swing, le SDK de </w:t>
      </w:r>
      <w:proofErr w:type="spellStart"/>
      <w:r>
        <w:t>JavaFX</w:t>
      </w:r>
      <w:proofErr w:type="spellEnd"/>
      <w:r>
        <w:t xml:space="preserve"> offre la classe </w:t>
      </w:r>
      <w:proofErr w:type="spellStart"/>
      <w:r w:rsidRPr="00BF7C28">
        <w:rPr>
          <w:b/>
        </w:rPr>
        <w:t>JFXPanel</w:t>
      </w:r>
      <w:proofErr w:type="spellEnd"/>
      <w:r>
        <w:t xml:space="preserve"> qui se trouve </w:t>
      </w:r>
      <w:r w:rsidR="00891709">
        <w:t xml:space="preserve">le package </w:t>
      </w:r>
      <w:proofErr w:type="spellStart"/>
      <w:r w:rsidR="00891709" w:rsidRPr="00891709">
        <w:t>javafx.embed.swing.JFXPanel</w:t>
      </w:r>
      <w:proofErr w:type="spellEnd"/>
      <w:r w:rsidR="00891709">
        <w:t xml:space="preserve">. </w:t>
      </w:r>
      <w:r w:rsidR="000A6105">
        <w:t>Voici comment nous avons</w:t>
      </w:r>
      <w:r w:rsidR="00260391">
        <w:t xml:space="preserve"> utilisé cette dans SERT :</w:t>
      </w:r>
    </w:p>
    <w:p w14:paraId="766667FF" w14:textId="77777777" w:rsidR="00260391" w:rsidRDefault="00260391" w:rsidP="00260391">
      <w:pPr>
        <w:pStyle w:val="Corps"/>
        <w:keepNext/>
      </w:pPr>
      <w:r>
        <w:rPr>
          <w:noProof/>
          <w:lang w:val="en-US" w:eastAsia="en-US"/>
        </w:rPr>
        <w:drawing>
          <wp:inline distT="0" distB="0" distL="0" distR="0" wp14:anchorId="3D681B8A" wp14:editId="5DF5534D">
            <wp:extent cx="6143625" cy="6050280"/>
            <wp:effectExtent l="0" t="0" r="9525"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47528" cy="6054124"/>
                    </a:xfrm>
                    <a:prstGeom prst="rect">
                      <a:avLst/>
                    </a:prstGeom>
                  </pic:spPr>
                </pic:pic>
              </a:graphicData>
            </a:graphic>
          </wp:inline>
        </w:drawing>
      </w:r>
    </w:p>
    <w:p w14:paraId="51B08DC2" w14:textId="77777777" w:rsidR="00260391" w:rsidRPr="00A32DA2" w:rsidRDefault="00260391" w:rsidP="00260391">
      <w:pPr>
        <w:pStyle w:val="Lgende"/>
        <w:jc w:val="center"/>
        <w:rPr>
          <w:lang w:val="fr-FR"/>
        </w:rPr>
      </w:pPr>
      <w:r w:rsidRPr="00A32DA2">
        <w:rPr>
          <w:lang w:val="fr-FR"/>
        </w:rPr>
        <w:t xml:space="preserve">Figure </w:t>
      </w:r>
      <w:r>
        <w:fldChar w:fldCharType="begin"/>
      </w:r>
      <w:r w:rsidRPr="00A32DA2">
        <w:rPr>
          <w:lang w:val="fr-FR"/>
        </w:rPr>
        <w:instrText xml:space="preserve"> SEQ Figure \* ARABIC </w:instrText>
      </w:r>
      <w:r>
        <w:fldChar w:fldCharType="separate"/>
      </w:r>
      <w:r w:rsidR="00D60EC6" w:rsidRPr="00A32DA2">
        <w:rPr>
          <w:noProof/>
          <w:lang w:val="fr-FR"/>
        </w:rPr>
        <w:t>10</w:t>
      </w:r>
      <w:r>
        <w:fldChar w:fldCharType="end"/>
      </w:r>
      <w:r w:rsidRPr="00A32DA2">
        <w:rPr>
          <w:lang w:val="fr-FR"/>
        </w:rPr>
        <w:t xml:space="preserve"> Classe </w:t>
      </w:r>
      <w:proofErr w:type="spellStart"/>
      <w:r w:rsidRPr="00A32DA2">
        <w:rPr>
          <w:lang w:val="fr-FR"/>
        </w:rPr>
        <w:t>SERTJFXPanel</w:t>
      </w:r>
      <w:proofErr w:type="spellEnd"/>
    </w:p>
    <w:p w14:paraId="7D3B2982" w14:textId="77777777" w:rsidR="00260391" w:rsidRDefault="000A6105" w:rsidP="009C121E">
      <w:pPr>
        <w:pStyle w:val="Corps"/>
      </w:pPr>
      <w:r>
        <w:lastRenderedPageBreak/>
        <w:t xml:space="preserve">Nous avons créé une classe </w:t>
      </w:r>
      <w:proofErr w:type="spellStart"/>
      <w:r w:rsidRPr="000A6105">
        <w:t>SERTJFXPanel</w:t>
      </w:r>
      <w:proofErr w:type="spellEnd"/>
      <w:r>
        <w:t xml:space="preserve"> qui hérite de </w:t>
      </w:r>
      <w:proofErr w:type="spellStart"/>
      <w:r w:rsidRPr="000A6105">
        <w:t>JFXPanel</w:t>
      </w:r>
      <w:proofErr w:type="spellEnd"/>
      <w:r>
        <w:t xml:space="preserve"> et implémente l’interface </w:t>
      </w:r>
      <w:proofErr w:type="spellStart"/>
      <w:r w:rsidRPr="000A6105">
        <w:t>Runnable</w:t>
      </w:r>
      <w:proofErr w:type="spellEnd"/>
      <w:r>
        <w:t xml:space="preserve">. </w:t>
      </w:r>
      <w:r w:rsidR="00963207">
        <w:t xml:space="preserve">Cette classe sert à créer des composants </w:t>
      </w:r>
      <w:proofErr w:type="spellStart"/>
      <w:r w:rsidR="00963207">
        <w:t>JavaFx</w:t>
      </w:r>
      <w:proofErr w:type="spellEnd"/>
      <w:r w:rsidR="00963207">
        <w:t xml:space="preserve"> et de les ajouter dans un conteneur Swing. </w:t>
      </w:r>
      <w:r w:rsidR="0074657B">
        <w:t xml:space="preserve">En effet, par exemple, on peut ajouter un objet de cette classe dans une </w:t>
      </w:r>
      <w:proofErr w:type="spellStart"/>
      <w:r w:rsidR="0074657B" w:rsidRPr="0074657B">
        <w:t>javax.swing.JPanel</w:t>
      </w:r>
      <w:proofErr w:type="spellEnd"/>
      <w:r w:rsidR="0074657B">
        <w:t xml:space="preserve">. </w:t>
      </w:r>
      <w:r w:rsidR="00C83D00">
        <w:t xml:space="preserve">L’implémentation de l’interface </w:t>
      </w:r>
      <w:proofErr w:type="spellStart"/>
      <w:r w:rsidR="00C83D00">
        <w:t>Runnable</w:t>
      </w:r>
      <w:proofErr w:type="spellEnd"/>
      <w:r w:rsidR="00C83D00">
        <w:t xml:space="preserve"> signifie déjà que la classe </w:t>
      </w:r>
      <w:r w:rsidR="00D94E83">
        <w:t>va</w:t>
      </w:r>
      <w:r w:rsidR="00C83D00">
        <w:t xml:space="preserve"> être exécutée dans un thread.</w:t>
      </w:r>
    </w:p>
    <w:p w14:paraId="61B45EDB" w14:textId="77777777" w:rsidR="00D94E83" w:rsidRDefault="00D94E83" w:rsidP="009C121E">
      <w:pPr>
        <w:pStyle w:val="Corps"/>
      </w:pPr>
      <w:r>
        <w:t>Dans le constructeur de la classe, on a deux paramètres :</w:t>
      </w:r>
    </w:p>
    <w:p w14:paraId="5FA7D07F" w14:textId="77777777" w:rsidR="00E80B0F" w:rsidRDefault="00CB34F7" w:rsidP="00CB34F7">
      <w:pPr>
        <w:pStyle w:val="Corps"/>
        <w:numPr>
          <w:ilvl w:val="0"/>
          <w:numId w:val="12"/>
        </w:numPr>
      </w:pPr>
      <w:r w:rsidRPr="00CB34F7">
        <w:t xml:space="preserve">String </w:t>
      </w:r>
      <w:proofErr w:type="spellStart"/>
      <w:r w:rsidRPr="00CB34F7">
        <w:t>fxmlFile</w:t>
      </w:r>
      <w:proofErr w:type="spellEnd"/>
      <w:r>
        <w:t xml:space="preserve"> : </w:t>
      </w:r>
      <w:r w:rsidR="00A16C2A">
        <w:t>ce paramètre permet de spécifier le nom du fichi</w:t>
      </w:r>
      <w:r w:rsidR="00E80B0F">
        <w:t xml:space="preserve">er FXML dans lequel est définie la vue de composant graphique </w:t>
      </w:r>
      <w:proofErr w:type="spellStart"/>
      <w:r w:rsidR="00E80B0F">
        <w:t>JavaFX</w:t>
      </w:r>
      <w:proofErr w:type="spellEnd"/>
      <w:r w:rsidR="00E80B0F">
        <w:t>.</w:t>
      </w:r>
    </w:p>
    <w:p w14:paraId="43F68947" w14:textId="77777777" w:rsidR="000A332A" w:rsidRDefault="00DE4FD7" w:rsidP="00DE4FD7">
      <w:pPr>
        <w:pStyle w:val="Corps"/>
        <w:numPr>
          <w:ilvl w:val="0"/>
          <w:numId w:val="12"/>
        </w:numPr>
      </w:pPr>
      <w:r w:rsidRPr="00DE4FD7">
        <w:t xml:space="preserve">Object </w:t>
      </w:r>
      <w:proofErr w:type="spellStart"/>
      <w:r w:rsidRPr="00DE4FD7">
        <w:t>controller</w:t>
      </w:r>
      <w:proofErr w:type="spellEnd"/>
      <w:r>
        <w:t xml:space="preserve"> : </w:t>
      </w:r>
      <w:r w:rsidR="00635DA2">
        <w:t xml:space="preserve">ce paramètre permet de spécifier le </w:t>
      </w:r>
      <w:proofErr w:type="spellStart"/>
      <w:r w:rsidR="00635DA2">
        <w:t>controller</w:t>
      </w:r>
      <w:proofErr w:type="spellEnd"/>
      <w:r w:rsidR="00635DA2">
        <w:t xml:space="preserve"> qui </w:t>
      </w:r>
      <w:r w:rsidR="002B36E4">
        <w:t xml:space="preserve">implémente les fonctions logiques de la vue. </w:t>
      </w:r>
    </w:p>
    <w:p w14:paraId="63FD4D45" w14:textId="77777777" w:rsidR="00D94E83" w:rsidRDefault="000A332A" w:rsidP="000A332A">
      <w:pPr>
        <w:pStyle w:val="Corps"/>
      </w:pPr>
      <w:proofErr w:type="spellStart"/>
      <w:proofErr w:type="gramStart"/>
      <w:r w:rsidRPr="000A332A">
        <w:rPr>
          <w:b/>
          <w:i/>
        </w:rPr>
        <w:t>Platform.setImplicitExit</w:t>
      </w:r>
      <w:proofErr w:type="spellEnd"/>
      <w:r w:rsidRPr="000A332A">
        <w:rPr>
          <w:b/>
          <w:i/>
        </w:rPr>
        <w:t>(</w:t>
      </w:r>
      <w:proofErr w:type="gramEnd"/>
      <w:r w:rsidRPr="000A332A">
        <w:rPr>
          <w:b/>
          <w:i/>
        </w:rPr>
        <w:t>false) ;</w:t>
      </w:r>
      <w:r>
        <w:t xml:space="preserve"> : </w:t>
      </w:r>
      <w:r w:rsidR="00A16C2A">
        <w:t xml:space="preserve"> </w:t>
      </w:r>
      <w:r w:rsidR="009C3E62">
        <w:t xml:space="preserve">Cette instruction permet </w:t>
      </w:r>
      <w:r w:rsidR="00A853B5">
        <w:t xml:space="preserve">de ne pas terminer le thread </w:t>
      </w:r>
      <w:proofErr w:type="spellStart"/>
      <w:r w:rsidR="00A853B5">
        <w:t>JavaFX</w:t>
      </w:r>
      <w:proofErr w:type="spellEnd"/>
      <w:r w:rsidR="00A853B5">
        <w:t xml:space="preserve"> même si tous les composants </w:t>
      </w:r>
      <w:proofErr w:type="spellStart"/>
      <w:r w:rsidR="00A853B5">
        <w:t>JavFX</w:t>
      </w:r>
      <w:proofErr w:type="spellEnd"/>
      <w:r w:rsidR="00A853B5">
        <w:t xml:space="preserve"> sont fermés. </w:t>
      </w:r>
      <w:r w:rsidR="00D033D3">
        <w:t xml:space="preserve">Car en effet, par défaut à la fermeture du dernier Panel </w:t>
      </w:r>
      <w:proofErr w:type="spellStart"/>
      <w:r w:rsidR="00D033D3">
        <w:t>JavaF</w:t>
      </w:r>
      <w:r w:rsidR="002E101A">
        <w:t>X</w:t>
      </w:r>
      <w:proofErr w:type="spellEnd"/>
      <w:r w:rsidR="002E101A">
        <w:t xml:space="preserve">, le thread de </w:t>
      </w:r>
      <w:proofErr w:type="spellStart"/>
      <w:r w:rsidR="002E101A">
        <w:t>JavaFX</w:t>
      </w:r>
      <w:proofErr w:type="spellEnd"/>
      <w:r w:rsidR="002E101A">
        <w:t xml:space="preserve"> se termine.</w:t>
      </w:r>
      <w:r w:rsidR="00C771E0">
        <w:t xml:space="preserve"> Si le thread </w:t>
      </w:r>
      <w:proofErr w:type="spellStart"/>
      <w:r w:rsidR="00C771E0">
        <w:t>JavaFX</w:t>
      </w:r>
      <w:proofErr w:type="spellEnd"/>
      <w:r w:rsidR="00C771E0">
        <w:t xml:space="preserve"> se ferme, on ne peut plus lancer de composant </w:t>
      </w:r>
      <w:proofErr w:type="spellStart"/>
      <w:r w:rsidR="00C771E0">
        <w:t>JavaFX</w:t>
      </w:r>
      <w:proofErr w:type="spellEnd"/>
      <w:r w:rsidR="00C771E0">
        <w:t>.</w:t>
      </w:r>
    </w:p>
    <w:p w14:paraId="078A402A" w14:textId="77777777" w:rsidR="008E7552" w:rsidRDefault="00B8002B" w:rsidP="000A332A">
      <w:pPr>
        <w:pStyle w:val="Corps"/>
      </w:pPr>
      <w:proofErr w:type="spellStart"/>
      <w:proofErr w:type="gramStart"/>
      <w:r w:rsidRPr="00B8002B">
        <w:rPr>
          <w:b/>
          <w:i/>
        </w:rPr>
        <w:t>Platform.runLater</w:t>
      </w:r>
      <w:proofErr w:type="spellEnd"/>
      <w:r w:rsidRPr="00B8002B">
        <w:rPr>
          <w:b/>
          <w:i/>
        </w:rPr>
        <w:t>(</w:t>
      </w:r>
      <w:proofErr w:type="spellStart"/>
      <w:proofErr w:type="gramEnd"/>
      <w:r w:rsidRPr="00B8002B">
        <w:rPr>
          <w:b/>
          <w:i/>
        </w:rPr>
        <w:t>this</w:t>
      </w:r>
      <w:proofErr w:type="spellEnd"/>
      <w:r w:rsidRPr="00B8002B">
        <w:rPr>
          <w:b/>
          <w:i/>
        </w:rPr>
        <w:t>);</w:t>
      </w:r>
      <w:r>
        <w:rPr>
          <w:b/>
          <w:i/>
        </w:rPr>
        <w:t> </w:t>
      </w:r>
      <w:r>
        <w:t xml:space="preserve">: </w:t>
      </w:r>
      <w:r w:rsidR="00C22924">
        <w:t xml:space="preserve">Cette instruction permet de lancer dans le thread </w:t>
      </w:r>
      <w:proofErr w:type="spellStart"/>
      <w:r w:rsidR="00C22924">
        <w:t>JavaFX</w:t>
      </w:r>
      <w:proofErr w:type="spellEnd"/>
      <w:r w:rsidR="00C22924">
        <w:t xml:space="preserve"> la construction du composant.</w:t>
      </w:r>
    </w:p>
    <w:p w14:paraId="5DCC348B" w14:textId="77777777" w:rsidR="00B8002B" w:rsidRDefault="007C5D8F" w:rsidP="000A332A">
      <w:pPr>
        <w:pStyle w:val="Corps"/>
      </w:pPr>
      <w:r>
        <w:t xml:space="preserve">L’implémentation de la méthode de l’interface </w:t>
      </w:r>
      <w:proofErr w:type="spellStart"/>
      <w:r>
        <w:t>Runnable</w:t>
      </w:r>
      <w:proofErr w:type="spellEnd"/>
      <w:r>
        <w:t xml:space="preserve"> contient alors la construction du composant.  </w:t>
      </w:r>
      <w:r w:rsidR="005B254B">
        <w:t xml:space="preserve">C’est là que l’on charge le fichier FXML et </w:t>
      </w:r>
      <w:r w:rsidR="00A133F1">
        <w:t>qu’on</w:t>
      </w:r>
      <w:r w:rsidR="005B254B">
        <w:t xml:space="preserve"> l’associe à une « </w:t>
      </w:r>
      <w:proofErr w:type="spellStart"/>
      <w:r w:rsidR="005B254B">
        <w:t>Scene</w:t>
      </w:r>
      <w:proofErr w:type="spellEnd"/>
      <w:r w:rsidR="005B254B">
        <w:t> »</w:t>
      </w:r>
      <w:r w:rsidR="00385CEF">
        <w:t>.</w:t>
      </w:r>
      <w:r w:rsidR="00C42868">
        <w:t xml:space="preserve"> </w:t>
      </w:r>
    </w:p>
    <w:p w14:paraId="7E08958E" w14:textId="77777777" w:rsidR="00717B38" w:rsidRDefault="00717B38" w:rsidP="000A332A">
      <w:pPr>
        <w:pStyle w:val="Corps"/>
      </w:pPr>
      <w:r>
        <w:t xml:space="preserve">Voici comment on crée un composant </w:t>
      </w:r>
      <w:proofErr w:type="spellStart"/>
      <w:r>
        <w:t>JavaFX</w:t>
      </w:r>
      <w:proofErr w:type="spellEnd"/>
      <w:r>
        <w:t xml:space="preserve"> et l’ajouter à un composant Swing :</w:t>
      </w:r>
    </w:p>
    <w:p w14:paraId="2A5E595B" w14:textId="77777777" w:rsidR="00717B38" w:rsidRDefault="00717B38" w:rsidP="00717B38">
      <w:pPr>
        <w:pStyle w:val="Corps"/>
        <w:ind w:left="-567"/>
      </w:pPr>
      <w:r>
        <w:rPr>
          <w:noProof/>
          <w:lang w:val="en-US" w:eastAsia="en-US"/>
        </w:rPr>
        <w:drawing>
          <wp:inline distT="0" distB="0" distL="0" distR="0" wp14:anchorId="27898678" wp14:editId="61F866BC">
            <wp:extent cx="6531610" cy="640080"/>
            <wp:effectExtent l="0" t="0" r="254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51927" cy="642071"/>
                    </a:xfrm>
                    <a:prstGeom prst="rect">
                      <a:avLst/>
                    </a:prstGeom>
                  </pic:spPr>
                </pic:pic>
              </a:graphicData>
            </a:graphic>
          </wp:inline>
        </w:drawing>
      </w:r>
    </w:p>
    <w:p w14:paraId="0096B9C6" w14:textId="77777777" w:rsidR="00385CEF" w:rsidRDefault="001F0F42" w:rsidP="000A332A">
      <w:pPr>
        <w:pStyle w:val="Corps"/>
      </w:pPr>
      <w:r>
        <w:t xml:space="preserve">On remarque que l’objet </w:t>
      </w:r>
      <w:proofErr w:type="spellStart"/>
      <w:r>
        <w:t>alertefxPanel</w:t>
      </w:r>
      <w:proofErr w:type="spellEnd"/>
      <w:r>
        <w:t xml:space="preserve"> de la classe </w:t>
      </w:r>
      <w:proofErr w:type="spellStart"/>
      <w:r>
        <w:t>SERTJFXPanel</w:t>
      </w:r>
      <w:proofErr w:type="spellEnd"/>
      <w:r>
        <w:t xml:space="preserve"> se comporte comme un composant Swing. En effet, il peut être ajouté à une </w:t>
      </w:r>
      <w:proofErr w:type="spellStart"/>
      <w:r>
        <w:t>JPanel</w:t>
      </w:r>
      <w:proofErr w:type="spellEnd"/>
      <w:r>
        <w:t xml:space="preserve"> de Swing.</w:t>
      </w:r>
    </w:p>
    <w:p w14:paraId="31619FDF" w14:textId="77777777" w:rsidR="008E7552" w:rsidRPr="00B8002B" w:rsidRDefault="008E7552" w:rsidP="000A332A">
      <w:pPr>
        <w:pStyle w:val="Corps"/>
      </w:pPr>
    </w:p>
    <w:p w14:paraId="093EF7AC" w14:textId="77777777" w:rsidR="00260391" w:rsidRPr="00C1349B" w:rsidRDefault="00260391" w:rsidP="009C121E">
      <w:pPr>
        <w:pStyle w:val="Corps"/>
      </w:pPr>
    </w:p>
    <w:p w14:paraId="4FB02F4D" w14:textId="77777777" w:rsidR="00413B4F" w:rsidRDefault="000E2E82" w:rsidP="00413B4F">
      <w:pPr>
        <w:pStyle w:val="Title2"/>
        <w:rPr>
          <w:rFonts w:eastAsia="Times New Roman"/>
        </w:rPr>
      </w:pPr>
      <w:r>
        <w:rPr>
          <w:rFonts w:eastAsia="Times New Roman"/>
        </w:rPr>
        <w:lastRenderedPageBreak/>
        <w:t xml:space="preserve">Développement des évolutions </w:t>
      </w:r>
    </w:p>
    <w:p w14:paraId="35138CCE" w14:textId="77777777" w:rsidR="005F4E1E" w:rsidRDefault="00697B7E" w:rsidP="005F4E1E">
      <w:pPr>
        <w:pStyle w:val="Title3"/>
        <w:rPr>
          <w:rFonts w:eastAsia="Times New Roman"/>
        </w:rPr>
      </w:pPr>
      <w:r>
        <w:rPr>
          <w:rFonts w:eastAsia="Times New Roman"/>
        </w:rPr>
        <w:t>Structure de base de l’IHM de SERT</w:t>
      </w:r>
    </w:p>
    <w:p w14:paraId="4A0D8550" w14:textId="77777777" w:rsidR="000473FC" w:rsidRDefault="001F25F6" w:rsidP="001F25F6">
      <w:pPr>
        <w:pStyle w:val="Corps"/>
      </w:pPr>
      <w:r>
        <w:t>CSS + FXML + CONTROLLER</w:t>
      </w:r>
    </w:p>
    <w:p w14:paraId="03C03D09" w14:textId="77777777" w:rsidR="001F25F6" w:rsidRDefault="001F25F6" w:rsidP="001F25F6">
      <w:pPr>
        <w:pStyle w:val="Corps"/>
        <w:numPr>
          <w:ilvl w:val="0"/>
          <w:numId w:val="34"/>
        </w:numPr>
      </w:pPr>
      <w:r>
        <w:t xml:space="preserve">Sert.css </w:t>
      </w:r>
    </w:p>
    <w:p w14:paraId="00F23620" w14:textId="77777777" w:rsidR="001F25F6" w:rsidRDefault="001F25F6" w:rsidP="001F25F6">
      <w:pPr>
        <w:pStyle w:val="Corps"/>
        <w:numPr>
          <w:ilvl w:val="0"/>
          <w:numId w:val="34"/>
        </w:numPr>
      </w:pPr>
      <w:proofErr w:type="spellStart"/>
      <w:r w:rsidRPr="001F25F6">
        <w:t>SERTJFXPanel</w:t>
      </w:r>
      <w:proofErr w:type="spellEnd"/>
    </w:p>
    <w:p w14:paraId="67131169" w14:textId="77777777" w:rsidR="001F25F6" w:rsidRDefault="001F25F6" w:rsidP="001F25F6">
      <w:pPr>
        <w:pStyle w:val="Corps"/>
        <w:numPr>
          <w:ilvl w:val="0"/>
          <w:numId w:val="34"/>
        </w:numPr>
      </w:pPr>
      <w:r>
        <w:t>Controller</w:t>
      </w:r>
    </w:p>
    <w:p w14:paraId="618FD44B" w14:textId="77777777" w:rsidR="001F25F6" w:rsidRDefault="001F25F6" w:rsidP="001F25F6">
      <w:pPr>
        <w:pStyle w:val="Corps"/>
        <w:numPr>
          <w:ilvl w:val="0"/>
          <w:numId w:val="34"/>
        </w:numPr>
      </w:pPr>
      <w:r>
        <w:t>FXML</w:t>
      </w:r>
    </w:p>
    <w:p w14:paraId="65D01CCE" w14:textId="77777777" w:rsidR="00C6279D" w:rsidRDefault="00C6279D" w:rsidP="00C6279D">
      <w:pPr>
        <w:pStyle w:val="Title3"/>
      </w:pPr>
      <w:r w:rsidRPr="004779CF">
        <w:t>Gestion des ESID</w:t>
      </w:r>
    </w:p>
    <w:p w14:paraId="7BEE09B0" w14:textId="77777777" w:rsidR="00025077" w:rsidRDefault="009C5A81" w:rsidP="00E01E77">
      <w:pPr>
        <w:pStyle w:val="Titre44"/>
      </w:pPr>
      <w:r>
        <w:t>Gestion de groupes</w:t>
      </w:r>
    </w:p>
    <w:p w14:paraId="75F692A1" w14:textId="77777777" w:rsidR="00E01E77" w:rsidRDefault="00E01E77" w:rsidP="003D43FD">
      <w:pPr>
        <w:pStyle w:val="Corps"/>
        <w:numPr>
          <w:ilvl w:val="0"/>
          <w:numId w:val="33"/>
        </w:numPr>
      </w:pPr>
      <w:r>
        <w:t>Diagramme de classe</w:t>
      </w:r>
    </w:p>
    <w:p w14:paraId="0F6427B2" w14:textId="77777777" w:rsidR="003D43FD" w:rsidRPr="003D43FD" w:rsidRDefault="003D43FD" w:rsidP="003D43FD">
      <w:pPr>
        <w:pStyle w:val="Corps"/>
      </w:pPr>
    </w:p>
    <w:p w14:paraId="10539F39" w14:textId="77777777" w:rsidR="00E01E77" w:rsidRDefault="00E01E77" w:rsidP="003D43FD">
      <w:pPr>
        <w:pStyle w:val="Corps"/>
        <w:numPr>
          <w:ilvl w:val="0"/>
          <w:numId w:val="33"/>
        </w:numPr>
      </w:pPr>
      <w:r>
        <w:t>Ecran</w:t>
      </w:r>
    </w:p>
    <w:p w14:paraId="73101316" w14:textId="77777777" w:rsidR="00D60EC6" w:rsidRDefault="00D60EC6" w:rsidP="00D60EC6">
      <w:pPr>
        <w:pStyle w:val="Corps"/>
        <w:keepNext/>
        <w:ind w:left="-993"/>
      </w:pPr>
      <w:r w:rsidRPr="00D60EC6">
        <w:rPr>
          <w:noProof/>
          <w:lang w:val="en-US" w:eastAsia="en-US"/>
        </w:rPr>
        <w:drawing>
          <wp:inline distT="0" distB="0" distL="0" distR="0" wp14:anchorId="118A1C88" wp14:editId="7A7545E6">
            <wp:extent cx="7165321" cy="3924300"/>
            <wp:effectExtent l="0" t="0" r="0"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20"/>
                    <a:stretch>
                      <a:fillRect/>
                    </a:stretch>
                  </pic:blipFill>
                  <pic:spPr>
                    <a:xfrm>
                      <a:off x="0" y="0"/>
                      <a:ext cx="7181667" cy="3933253"/>
                    </a:xfrm>
                    <a:prstGeom prst="rect">
                      <a:avLst/>
                    </a:prstGeom>
                  </pic:spPr>
                </pic:pic>
              </a:graphicData>
            </a:graphic>
          </wp:inline>
        </w:drawing>
      </w:r>
    </w:p>
    <w:p w14:paraId="4AB93AD6" w14:textId="77777777" w:rsidR="003D43FD" w:rsidRDefault="00D60EC6" w:rsidP="00A72FD7">
      <w:pPr>
        <w:pStyle w:val="Lgende"/>
        <w:jc w:val="center"/>
      </w:pPr>
      <w:r>
        <w:t xml:space="preserve">Figure </w:t>
      </w:r>
      <w:r>
        <w:fldChar w:fldCharType="begin"/>
      </w:r>
      <w:r>
        <w:instrText xml:space="preserve"> SEQ Figure \* ARABIC </w:instrText>
      </w:r>
      <w:r>
        <w:fldChar w:fldCharType="separate"/>
      </w:r>
      <w:r>
        <w:rPr>
          <w:noProof/>
        </w:rPr>
        <w:t>11</w:t>
      </w:r>
      <w:r>
        <w:fldChar w:fldCharType="end"/>
      </w:r>
      <w:r>
        <w:t xml:space="preserve"> </w:t>
      </w:r>
      <w:proofErr w:type="spellStart"/>
      <w:r>
        <w:t>Gestion</w:t>
      </w:r>
      <w:proofErr w:type="spellEnd"/>
      <w:r>
        <w:t xml:space="preserve"> des </w:t>
      </w:r>
      <w:proofErr w:type="spellStart"/>
      <w:r>
        <w:t>groupes</w:t>
      </w:r>
      <w:proofErr w:type="spellEnd"/>
    </w:p>
    <w:p w14:paraId="3F1309B8" w14:textId="77777777" w:rsidR="009C5A81" w:rsidRDefault="009C5A81" w:rsidP="00A72FD7">
      <w:pPr>
        <w:pStyle w:val="Titre44"/>
      </w:pPr>
      <w:r>
        <w:lastRenderedPageBreak/>
        <w:t>Gestion d’utilisateurs</w:t>
      </w:r>
    </w:p>
    <w:p w14:paraId="5868B9D9" w14:textId="77777777" w:rsidR="00A72FD7" w:rsidRDefault="00A72FD7" w:rsidP="00A72FD7">
      <w:pPr>
        <w:pStyle w:val="Corps"/>
        <w:numPr>
          <w:ilvl w:val="0"/>
          <w:numId w:val="35"/>
        </w:numPr>
      </w:pPr>
      <w:r>
        <w:t>Diagramme de classe</w:t>
      </w:r>
    </w:p>
    <w:p w14:paraId="44AEAA26" w14:textId="77777777" w:rsidR="00A72FD7" w:rsidRDefault="00A72FD7" w:rsidP="00A72FD7">
      <w:pPr>
        <w:pStyle w:val="Corps"/>
        <w:numPr>
          <w:ilvl w:val="0"/>
          <w:numId w:val="35"/>
        </w:numPr>
      </w:pPr>
      <w:r>
        <w:t>Ecran</w:t>
      </w:r>
    </w:p>
    <w:p w14:paraId="7BC2585B" w14:textId="77777777" w:rsidR="00A72FD7" w:rsidRDefault="00A72FD7" w:rsidP="00A72FD7">
      <w:pPr>
        <w:pStyle w:val="Corps"/>
        <w:ind w:left="-851"/>
      </w:pPr>
      <w:r w:rsidRPr="00A72FD7">
        <w:rPr>
          <w:noProof/>
          <w:lang w:val="en-US" w:eastAsia="en-US"/>
        </w:rPr>
        <w:drawing>
          <wp:inline distT="0" distB="0" distL="0" distR="0" wp14:anchorId="0007871D" wp14:editId="3BD70F12">
            <wp:extent cx="6889115" cy="4137660"/>
            <wp:effectExtent l="0" t="0" r="6985" b="0"/>
            <wp:docPr id="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21"/>
                    <a:stretch>
                      <a:fillRect/>
                    </a:stretch>
                  </pic:blipFill>
                  <pic:spPr>
                    <a:xfrm>
                      <a:off x="0" y="0"/>
                      <a:ext cx="6898577" cy="4143343"/>
                    </a:xfrm>
                    <a:prstGeom prst="rect">
                      <a:avLst/>
                    </a:prstGeom>
                  </pic:spPr>
                </pic:pic>
              </a:graphicData>
            </a:graphic>
          </wp:inline>
        </w:drawing>
      </w:r>
    </w:p>
    <w:p w14:paraId="69C4921E" w14:textId="77777777" w:rsidR="00791188" w:rsidRPr="00A72FD7" w:rsidRDefault="00791188" w:rsidP="00A72FD7">
      <w:pPr>
        <w:pStyle w:val="Corps"/>
        <w:ind w:left="-851"/>
      </w:pPr>
    </w:p>
    <w:p w14:paraId="35267ADE" w14:textId="77777777" w:rsidR="00C6279D" w:rsidRDefault="00B70786" w:rsidP="00C6279D">
      <w:pPr>
        <w:pStyle w:val="Title3"/>
        <w:rPr>
          <w:rFonts w:eastAsia="Times New Roman"/>
        </w:rPr>
      </w:pPr>
      <w:r>
        <w:rPr>
          <w:rFonts w:eastAsia="Times New Roman"/>
        </w:rPr>
        <w:lastRenderedPageBreak/>
        <w:t>Tableaux de bord</w:t>
      </w:r>
    </w:p>
    <w:p w14:paraId="204454B1" w14:textId="77777777" w:rsidR="00B70786" w:rsidRDefault="00791188" w:rsidP="00791188">
      <w:pPr>
        <w:pStyle w:val="Titre44"/>
        <w:rPr>
          <w:rFonts w:eastAsia="Times New Roman"/>
        </w:rPr>
      </w:pPr>
      <w:r>
        <w:rPr>
          <w:rFonts w:eastAsia="Times New Roman"/>
        </w:rPr>
        <w:t xml:space="preserve"> Diagramme de classe</w:t>
      </w:r>
    </w:p>
    <w:p w14:paraId="7871CD0F" w14:textId="77777777" w:rsidR="00791188" w:rsidRDefault="002E0097" w:rsidP="00791188">
      <w:pPr>
        <w:pStyle w:val="Titre44"/>
        <w:rPr>
          <w:rFonts w:eastAsia="Times New Roman"/>
        </w:rPr>
      </w:pPr>
      <w:r>
        <w:rPr>
          <w:rFonts w:eastAsia="Times New Roman"/>
        </w:rPr>
        <w:t xml:space="preserve"> Tableau de bord « </w:t>
      </w:r>
      <w:r w:rsidR="00384C8A">
        <w:rPr>
          <w:rFonts w:eastAsia="Times New Roman"/>
        </w:rPr>
        <w:t>Rédacteur</w:t>
      </w:r>
      <w:r>
        <w:rPr>
          <w:rFonts w:eastAsia="Times New Roman"/>
        </w:rPr>
        <w:t xml:space="preserve"> de régime »</w:t>
      </w:r>
    </w:p>
    <w:p w14:paraId="40D4B295" w14:textId="77777777" w:rsidR="0081160D" w:rsidRDefault="0081160D" w:rsidP="004B066C">
      <w:pPr>
        <w:pStyle w:val="Corps"/>
        <w:ind w:left="-993"/>
      </w:pPr>
      <w:r w:rsidRPr="00D61FBC">
        <w:rPr>
          <w:noProof/>
          <w:lang w:val="en-US" w:eastAsia="en-US"/>
        </w:rPr>
        <w:drawing>
          <wp:inline distT="0" distB="0" distL="0" distR="0" wp14:anchorId="4469ED79" wp14:editId="2EC80A75">
            <wp:extent cx="6705620" cy="4168140"/>
            <wp:effectExtent l="0" t="0" r="0" b="381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22" cstate="print"/>
                    <a:srcRect/>
                    <a:stretch>
                      <a:fillRect/>
                    </a:stretch>
                  </pic:blipFill>
                  <pic:spPr bwMode="auto">
                    <a:xfrm>
                      <a:off x="0" y="0"/>
                      <a:ext cx="6712330" cy="4172311"/>
                    </a:xfrm>
                    <a:prstGeom prst="rect">
                      <a:avLst/>
                    </a:prstGeom>
                    <a:noFill/>
                    <a:ln w="9525">
                      <a:noFill/>
                      <a:miter lim="800000"/>
                      <a:headEnd/>
                      <a:tailEnd/>
                    </a:ln>
                  </pic:spPr>
                </pic:pic>
              </a:graphicData>
            </a:graphic>
          </wp:inline>
        </w:drawing>
      </w:r>
    </w:p>
    <w:p w14:paraId="3AD3DAF7" w14:textId="77777777" w:rsidR="00384C8A" w:rsidRDefault="00384C8A" w:rsidP="00384C8A">
      <w:pPr>
        <w:pStyle w:val="Titre44"/>
        <w:rPr>
          <w:rFonts w:eastAsia="Times New Roman"/>
        </w:rPr>
      </w:pPr>
      <w:r>
        <w:rPr>
          <w:rFonts w:eastAsia="Times New Roman"/>
        </w:rPr>
        <w:lastRenderedPageBreak/>
        <w:t>Tableau de bord « Rédacteur de programme»</w:t>
      </w:r>
    </w:p>
    <w:p w14:paraId="6C841197" w14:textId="77777777" w:rsidR="00D61FBC" w:rsidRDefault="00D61FBC" w:rsidP="00D61FBC">
      <w:pPr>
        <w:pStyle w:val="Corps"/>
        <w:ind w:left="-993"/>
      </w:pPr>
      <w:r w:rsidRPr="00D61FBC">
        <w:rPr>
          <w:noProof/>
          <w:lang w:val="en-US" w:eastAsia="en-US"/>
        </w:rPr>
        <w:drawing>
          <wp:inline distT="0" distB="0" distL="0" distR="0" wp14:anchorId="4B45F9A1" wp14:editId="56866822">
            <wp:extent cx="6865514" cy="4267200"/>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22" cstate="print"/>
                    <a:srcRect/>
                    <a:stretch>
                      <a:fillRect/>
                    </a:stretch>
                  </pic:blipFill>
                  <pic:spPr bwMode="auto">
                    <a:xfrm>
                      <a:off x="0" y="0"/>
                      <a:ext cx="6876987" cy="4274331"/>
                    </a:xfrm>
                    <a:prstGeom prst="rect">
                      <a:avLst/>
                    </a:prstGeom>
                    <a:noFill/>
                    <a:ln w="9525">
                      <a:noFill/>
                      <a:miter lim="800000"/>
                      <a:headEnd/>
                      <a:tailEnd/>
                    </a:ln>
                  </pic:spPr>
                </pic:pic>
              </a:graphicData>
            </a:graphic>
          </wp:inline>
        </w:drawing>
      </w:r>
    </w:p>
    <w:p w14:paraId="21A3C239" w14:textId="77777777" w:rsidR="00B80778" w:rsidRPr="00384C8A" w:rsidRDefault="00B80778" w:rsidP="00D61FBC">
      <w:pPr>
        <w:pStyle w:val="Corps"/>
        <w:ind w:left="-993"/>
      </w:pPr>
    </w:p>
    <w:p w14:paraId="225EBBA2" w14:textId="77777777" w:rsidR="0099573E" w:rsidRDefault="00E56607" w:rsidP="0099573E">
      <w:pPr>
        <w:pStyle w:val="Title3"/>
        <w:rPr>
          <w:rFonts w:eastAsia="Times New Roman"/>
        </w:rPr>
      </w:pPr>
      <w:r>
        <w:rPr>
          <w:rFonts w:eastAsia="Times New Roman"/>
        </w:rPr>
        <w:t>Alerte archivage</w:t>
      </w:r>
    </w:p>
    <w:p w14:paraId="2750EECD" w14:textId="77777777" w:rsidR="0081632B" w:rsidRDefault="0081632B" w:rsidP="0081632B">
      <w:pPr>
        <w:pStyle w:val="Corps"/>
      </w:pPr>
    </w:p>
    <w:p w14:paraId="66E5E3BF" w14:textId="77777777" w:rsidR="001D1396" w:rsidRDefault="001D1396" w:rsidP="001D1396">
      <w:pPr>
        <w:pStyle w:val="Titre44"/>
        <w:rPr>
          <w:rFonts w:eastAsia="Times New Roman"/>
        </w:rPr>
      </w:pPr>
      <w:r>
        <w:rPr>
          <w:rFonts w:eastAsia="Times New Roman"/>
        </w:rPr>
        <w:t xml:space="preserve"> Diagramme de classe</w:t>
      </w:r>
    </w:p>
    <w:p w14:paraId="1C5EF5D9" w14:textId="77777777" w:rsidR="0081632B" w:rsidRDefault="0081632B" w:rsidP="0081632B">
      <w:pPr>
        <w:pStyle w:val="Corps"/>
      </w:pPr>
    </w:p>
    <w:p w14:paraId="020A490C" w14:textId="77777777" w:rsidR="001D1396" w:rsidRDefault="0081632B" w:rsidP="001D1396">
      <w:pPr>
        <w:pStyle w:val="Titre44"/>
        <w:rPr>
          <w:rFonts w:eastAsia="Times New Roman"/>
        </w:rPr>
      </w:pPr>
      <w:r>
        <w:rPr>
          <w:rFonts w:eastAsia="Times New Roman"/>
        </w:rPr>
        <w:lastRenderedPageBreak/>
        <w:t xml:space="preserve"> Ecran</w:t>
      </w:r>
    </w:p>
    <w:p w14:paraId="5FA10236" w14:textId="77777777" w:rsidR="0081632B" w:rsidRDefault="0081632B" w:rsidP="0081632B">
      <w:pPr>
        <w:pStyle w:val="Corps"/>
        <w:ind w:left="-993"/>
      </w:pPr>
      <w:r w:rsidRPr="0081632B">
        <w:rPr>
          <w:noProof/>
          <w:lang w:val="en-US" w:eastAsia="en-US"/>
        </w:rPr>
        <w:drawing>
          <wp:inline distT="0" distB="0" distL="0" distR="0" wp14:anchorId="7D55C799" wp14:editId="5ED74452">
            <wp:extent cx="6821437" cy="2407920"/>
            <wp:effectExtent l="0" t="0" r="0" b="0"/>
            <wp:docPr id="1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23"/>
                    <a:stretch>
                      <a:fillRect/>
                    </a:stretch>
                  </pic:blipFill>
                  <pic:spPr>
                    <a:xfrm>
                      <a:off x="0" y="0"/>
                      <a:ext cx="6827531" cy="2410071"/>
                    </a:xfrm>
                    <a:prstGeom prst="rect">
                      <a:avLst/>
                    </a:prstGeom>
                  </pic:spPr>
                </pic:pic>
              </a:graphicData>
            </a:graphic>
          </wp:inline>
        </w:drawing>
      </w:r>
    </w:p>
    <w:p w14:paraId="3EDEBBF1" w14:textId="77777777" w:rsidR="0081632B" w:rsidRDefault="0081632B" w:rsidP="0081632B">
      <w:pPr>
        <w:pStyle w:val="Corps"/>
      </w:pPr>
    </w:p>
    <w:p w14:paraId="01DCF3BB" w14:textId="77777777" w:rsidR="006F76FC" w:rsidRPr="007744B6" w:rsidRDefault="006F76FC" w:rsidP="006F76FC">
      <w:pPr>
        <w:pStyle w:val="Title3"/>
        <w:rPr>
          <w:rFonts w:eastAsia="Times New Roman"/>
        </w:rPr>
      </w:pPr>
      <w:r>
        <w:t xml:space="preserve">Historique de modification de </w:t>
      </w:r>
      <w:r w:rsidRPr="004779CF">
        <w:t>statut</w:t>
      </w:r>
    </w:p>
    <w:p w14:paraId="147F04FC" w14:textId="77777777" w:rsidR="007744B6" w:rsidRPr="003750D2" w:rsidRDefault="000C00EA" w:rsidP="000C00EA">
      <w:pPr>
        <w:pStyle w:val="Corps"/>
        <w:ind w:left="-993"/>
      </w:pPr>
      <w:r>
        <w:rPr>
          <w:noProof/>
          <w:lang w:val="en-US" w:eastAsia="en-US"/>
        </w:rPr>
        <w:drawing>
          <wp:inline distT="0" distB="0" distL="0" distR="0" wp14:anchorId="0364F4DB" wp14:editId="53121AB9">
            <wp:extent cx="6651296" cy="135636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56384" cy="1357398"/>
                    </a:xfrm>
                    <a:prstGeom prst="rect">
                      <a:avLst/>
                    </a:prstGeom>
                  </pic:spPr>
                </pic:pic>
              </a:graphicData>
            </a:graphic>
          </wp:inline>
        </w:drawing>
      </w:r>
    </w:p>
    <w:p w14:paraId="67EEE5ED" w14:textId="77777777" w:rsidR="00751CC1" w:rsidRPr="00751CC1" w:rsidRDefault="007744B6" w:rsidP="00751CC1">
      <w:pPr>
        <w:pStyle w:val="Title3"/>
        <w:rPr>
          <w:rFonts w:eastAsia="Times New Roman"/>
        </w:rPr>
      </w:pPr>
      <w:r>
        <w:lastRenderedPageBreak/>
        <w:t>Gestion des documents</w:t>
      </w:r>
    </w:p>
    <w:p w14:paraId="52F7B6A6" w14:textId="77777777" w:rsidR="007744B6" w:rsidRDefault="00C071ED" w:rsidP="00C071ED">
      <w:pPr>
        <w:pStyle w:val="Paragraphedeliste"/>
        <w:ind w:left="-993"/>
        <w:rPr>
          <w:rFonts w:eastAsia="Times New Roman"/>
        </w:rPr>
      </w:pPr>
      <w:r>
        <w:rPr>
          <w:noProof/>
          <w:lang w:val="en-US"/>
        </w:rPr>
        <w:drawing>
          <wp:inline distT="0" distB="0" distL="0" distR="0" wp14:anchorId="789808A4" wp14:editId="7B9068D2">
            <wp:extent cx="6896100" cy="6315344"/>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911977" cy="6329884"/>
                    </a:xfrm>
                    <a:prstGeom prst="rect">
                      <a:avLst/>
                    </a:prstGeom>
                  </pic:spPr>
                </pic:pic>
              </a:graphicData>
            </a:graphic>
          </wp:inline>
        </w:drawing>
      </w:r>
    </w:p>
    <w:p w14:paraId="0426DA52" w14:textId="77777777" w:rsidR="007744B6" w:rsidRDefault="007744B6" w:rsidP="007744B6">
      <w:pPr>
        <w:pStyle w:val="Corps"/>
      </w:pPr>
    </w:p>
    <w:p w14:paraId="6192315C" w14:textId="77777777" w:rsidR="000E2E82" w:rsidRDefault="000E2E82" w:rsidP="00413B4F">
      <w:pPr>
        <w:pStyle w:val="Title2"/>
        <w:rPr>
          <w:rFonts w:eastAsia="Times New Roman"/>
        </w:rPr>
      </w:pPr>
      <w:r>
        <w:rPr>
          <w:rFonts w:eastAsia="Times New Roman"/>
        </w:rPr>
        <w:t>Tests de l’application</w:t>
      </w:r>
    </w:p>
    <w:p w14:paraId="407C91C1" w14:textId="77777777" w:rsidR="00430CC3" w:rsidRDefault="00430CC3" w:rsidP="00413B4F">
      <w:pPr>
        <w:pStyle w:val="Title2"/>
        <w:rPr>
          <w:rFonts w:eastAsia="Times New Roman"/>
        </w:rPr>
      </w:pPr>
      <w:r>
        <w:rPr>
          <w:rFonts w:eastAsia="Times New Roman"/>
        </w:rPr>
        <w:t>Corrections des anomalies</w:t>
      </w:r>
    </w:p>
    <w:p w14:paraId="05F07235" w14:textId="77777777" w:rsidR="00D82D42" w:rsidRDefault="00D82D42" w:rsidP="00413B4F">
      <w:pPr>
        <w:pStyle w:val="Title2"/>
        <w:rPr>
          <w:rFonts w:eastAsia="Times New Roman"/>
        </w:rPr>
      </w:pPr>
      <w:r>
        <w:rPr>
          <w:rFonts w:eastAsia="Times New Roman"/>
        </w:rPr>
        <w:t xml:space="preserve">Contraintes et problèmes </w:t>
      </w:r>
      <w:r w:rsidR="007D495F">
        <w:rPr>
          <w:rFonts w:eastAsia="Times New Roman"/>
        </w:rPr>
        <w:t>rencontrés</w:t>
      </w:r>
    </w:p>
    <w:p w14:paraId="745A0D9A" w14:textId="77777777" w:rsidR="0000672C" w:rsidRPr="0000672C" w:rsidRDefault="0000672C" w:rsidP="00D82D42">
      <w:pPr>
        <w:pStyle w:val="Title1"/>
      </w:pPr>
      <w:r w:rsidRPr="0000672C">
        <w:t>Conclusions et perspectives</w:t>
      </w:r>
    </w:p>
    <w:p w14:paraId="3DC8CF8C" w14:textId="77777777" w:rsidR="003D7C71" w:rsidRDefault="003D7C71" w:rsidP="00545899">
      <w:pPr>
        <w:pStyle w:val="Paragraphedeliste"/>
      </w:pPr>
    </w:p>
    <w:sectPr w:rsidR="003D7C7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DESNOYERS, Xavier" w:date="2017-06-21T14:30:00Z" w:initials="DX">
    <w:p w14:paraId="38B9B6AA" w14:textId="77777777" w:rsidR="00A32DA2" w:rsidRDefault="00A32DA2">
      <w:pPr>
        <w:pStyle w:val="Commentaire"/>
      </w:pPr>
      <w:r>
        <w:rPr>
          <w:rStyle w:val="Marquedecommentaire"/>
        </w:rPr>
        <w:annotationRef/>
      </w:r>
      <w:r>
        <w:t>Où est le sommaire ?</w:t>
      </w:r>
    </w:p>
  </w:comment>
  <w:comment w:id="5" w:author="DESNOYERS, Xavier" w:date="2017-06-21T14:30:00Z" w:initials="DX">
    <w:p w14:paraId="47A16515" w14:textId="77777777" w:rsidR="00A32DA2" w:rsidRDefault="00A32DA2">
      <w:pPr>
        <w:pStyle w:val="Commentaire"/>
      </w:pPr>
      <w:r>
        <w:rPr>
          <w:rStyle w:val="Marquedecommentaire"/>
        </w:rPr>
        <w:annotationRef/>
      </w:r>
      <w:r>
        <w:t xml:space="preserve">??? </w:t>
      </w:r>
      <w:proofErr w:type="gramStart"/>
      <w:r>
        <w:t>ce</w:t>
      </w:r>
      <w:proofErr w:type="gramEnd"/>
      <w:r>
        <w:t xml:space="preserve"> n’est pas le bon terme. Dit juste cluster SIG et détail après. </w:t>
      </w:r>
    </w:p>
  </w:comment>
  <w:comment w:id="18" w:author="DESNOYERS, Xavier" w:date="2017-06-21T14:37:00Z" w:initials="DX">
    <w:p w14:paraId="15AFC1DB" w14:textId="77777777" w:rsidR="00A32DA2" w:rsidRDefault="00A32DA2">
      <w:pPr>
        <w:pStyle w:val="Commentaire"/>
      </w:pPr>
      <w:r>
        <w:rPr>
          <w:rStyle w:val="Marquedecommentaire"/>
        </w:rPr>
        <w:annotationRef/>
      </w:r>
      <w:r>
        <w:t>A reformuler</w:t>
      </w:r>
    </w:p>
  </w:comment>
  <w:comment w:id="19" w:author="DESNOYERS, Xavier" w:date="2017-06-21T14:37:00Z" w:initials="DX">
    <w:p w14:paraId="12AC9F44" w14:textId="77777777" w:rsidR="00A32DA2" w:rsidRDefault="00A32DA2">
      <w:pPr>
        <w:pStyle w:val="Commentaire"/>
      </w:pPr>
      <w:r>
        <w:rPr>
          <w:rStyle w:val="Marquedecommentaire"/>
        </w:rPr>
        <w:annotationRef/>
      </w:r>
      <w:r>
        <w:t>Pas vendeur</w:t>
      </w:r>
    </w:p>
  </w:comment>
  <w:comment w:id="24" w:author="DESNOYERS, Xavier" w:date="2017-06-21T14:39:00Z" w:initials="DX">
    <w:p w14:paraId="0366A9BB" w14:textId="77777777" w:rsidR="0004281F" w:rsidRDefault="0004281F">
      <w:pPr>
        <w:pStyle w:val="Commentaire"/>
      </w:pPr>
      <w:r>
        <w:rPr>
          <w:rStyle w:val="Marquedecommentaire"/>
        </w:rPr>
        <w:annotationRef/>
      </w:r>
      <w:r>
        <w:t>Je pense que ta présentation du groupe n’est pas à jour. A tu demandé aux RH les informations récentes ?</w:t>
      </w:r>
    </w:p>
  </w:comment>
  <w:comment w:id="33" w:author="DESNOYERS, Xavier" w:date="2017-06-21T14:39:00Z" w:initials="DX">
    <w:p w14:paraId="148A1CFD" w14:textId="77777777" w:rsidR="0004281F" w:rsidRDefault="0004281F">
      <w:pPr>
        <w:pStyle w:val="Commentaire"/>
      </w:pPr>
      <w:r>
        <w:rPr>
          <w:rStyle w:val="Marquedecommentaire"/>
        </w:rPr>
        <w:annotationRef/>
      </w:r>
      <w:r>
        <w:t>Le graphe date de 2015 c’est normal ?</w:t>
      </w:r>
    </w:p>
    <w:p w14:paraId="1186D647" w14:textId="77777777" w:rsidR="0004281F" w:rsidRDefault="0004281F">
      <w:pPr>
        <w:pStyle w:val="Commentaire"/>
      </w:pPr>
    </w:p>
  </w:comment>
  <w:comment w:id="36" w:author="DESNOYERS, Xavier" w:date="2017-06-21T14:41:00Z" w:initials="DX">
    <w:p w14:paraId="7CD71664" w14:textId="77777777" w:rsidR="0004281F" w:rsidRDefault="0004281F">
      <w:pPr>
        <w:pStyle w:val="Commentaire"/>
      </w:pPr>
      <w:r>
        <w:rPr>
          <w:rStyle w:val="Marquedecommentaire"/>
        </w:rPr>
        <w:annotationRef/>
      </w:r>
      <w:r>
        <w:t>Ce n’est pas plus vieux ?</w:t>
      </w:r>
    </w:p>
    <w:p w14:paraId="6282E7CC" w14:textId="77777777" w:rsidR="0004281F" w:rsidRDefault="0004281F">
      <w:pPr>
        <w:pStyle w:val="Commentaire"/>
      </w:pPr>
    </w:p>
  </w:comment>
  <w:comment w:id="51" w:author="DESNOYERS, Xavier" w:date="2017-06-21T14:44:00Z" w:initials="DX">
    <w:p w14:paraId="5303657C" w14:textId="77777777" w:rsidR="0004281F" w:rsidRDefault="0004281F">
      <w:pPr>
        <w:pStyle w:val="Commentaire"/>
      </w:pPr>
      <w:r>
        <w:rPr>
          <w:rStyle w:val="Marquedecommentaire"/>
        </w:rPr>
        <w:annotationRef/>
      </w:r>
      <w:r>
        <w:t>Un peu trop en vision client. Il faut prendre la vision cap. DU genre le DECST a fait appel à Capgemini en 2014 pour réaliser un produit qui les aide à créer et gérer les régimes de tir.</w:t>
      </w:r>
    </w:p>
  </w:comment>
  <w:comment w:id="54" w:author="DESNOYERS, Xavier" w:date="2017-06-21T14:48:00Z" w:initials="DX">
    <w:p w14:paraId="445920DC" w14:textId="77777777" w:rsidR="00043E52" w:rsidRDefault="00043E52">
      <w:pPr>
        <w:pStyle w:val="Commentaire"/>
      </w:pPr>
      <w:r>
        <w:rPr>
          <w:rStyle w:val="Marquedecommentaire"/>
        </w:rPr>
        <w:annotationRef/>
      </w:r>
      <w:r>
        <w:t>C’est quoi un ESID ??? Il faut que tu décrives</w:t>
      </w:r>
    </w:p>
    <w:p w14:paraId="2A4E7775" w14:textId="77777777" w:rsidR="00043E52" w:rsidRDefault="00043E52">
      <w:pPr>
        <w:pStyle w:val="Commentaire"/>
      </w:pPr>
    </w:p>
  </w:comment>
  <w:comment w:id="63" w:author="DESNOYERS, Xavier" w:date="2017-06-21T14:50:00Z" w:initials="DX">
    <w:p w14:paraId="1F498DAF" w14:textId="77777777" w:rsidR="00043E52" w:rsidRDefault="00043E52">
      <w:pPr>
        <w:pStyle w:val="Commentaire"/>
      </w:pPr>
      <w:r>
        <w:rPr>
          <w:rStyle w:val="Marquedecommentaire"/>
        </w:rPr>
        <w:annotationRef/>
      </w:r>
      <w:r>
        <w:t xml:space="preserve">Attention la </w:t>
      </w:r>
      <w:proofErr w:type="spellStart"/>
      <w:r>
        <w:t>trasnmission</w:t>
      </w:r>
      <w:proofErr w:type="spellEnd"/>
      <w:r>
        <w:t xml:space="preserve"> de document papier sera toujours effectuée mais le transfert machine permettra d’</w:t>
      </w:r>
      <w:proofErr w:type="spellStart"/>
      <w:r>
        <w:t>accélerer</w:t>
      </w:r>
      <w:proofErr w:type="spellEnd"/>
      <w:r>
        <w:t xml:space="preserve"> la prise en compte</w:t>
      </w:r>
    </w:p>
  </w:comment>
  <w:comment w:id="69" w:author="DESNOYERS, Xavier" w:date="2017-06-21T14:52:00Z" w:initials="DX">
    <w:p w14:paraId="63CD45AB" w14:textId="77777777" w:rsidR="00043E52" w:rsidRDefault="00043E52">
      <w:pPr>
        <w:pStyle w:val="Commentaire"/>
      </w:pPr>
      <w:r>
        <w:rPr>
          <w:rStyle w:val="Marquedecommentaire"/>
        </w:rPr>
        <w:annotationRef/>
      </w:r>
      <w:r>
        <w:t xml:space="preserve">Pas vraiment. A vérifier mais il me semble que le </w:t>
      </w:r>
      <w:proofErr w:type="spellStart"/>
      <w:r>
        <w:t>runtime</w:t>
      </w:r>
      <w:proofErr w:type="spellEnd"/>
      <w:r>
        <w:t xml:space="preserve"> 100 est </w:t>
      </w:r>
      <w:proofErr w:type="spellStart"/>
      <w:r>
        <w:t>dév</w:t>
      </w:r>
      <w:proofErr w:type="spellEnd"/>
      <w:r>
        <w:t xml:space="preserve"> en Java FX mais on pourrait le faire fonctionner en Swing.</w:t>
      </w:r>
    </w:p>
  </w:comment>
  <w:comment w:id="70" w:author="DESNOYERS, Xavier" w:date="2017-06-21T14:53:00Z" w:initials="DX">
    <w:p w14:paraId="54F69BD1" w14:textId="77777777" w:rsidR="00043E52" w:rsidRDefault="00043E52">
      <w:pPr>
        <w:pStyle w:val="Commentaire"/>
      </w:pPr>
      <w:r>
        <w:rPr>
          <w:rStyle w:val="Marquedecommentaire"/>
        </w:rPr>
        <w:annotationRef/>
      </w:r>
      <w:r>
        <w:t>Qu’</w:t>
      </w:r>
      <w:proofErr w:type="spellStart"/>
      <w:r>
        <w:t>est ce</w:t>
      </w:r>
      <w:proofErr w:type="spellEnd"/>
      <w:r>
        <w:t xml:space="preserve"> que c’est qu’ArcGIS ?</w:t>
      </w:r>
    </w:p>
  </w:comment>
  <w:comment w:id="71" w:author="DESNOYERS, Xavier" w:date="2017-06-21T14:54:00Z" w:initials="DX">
    <w:p w14:paraId="13C493F2" w14:textId="77777777" w:rsidR="00043E52" w:rsidRDefault="00043E52">
      <w:pPr>
        <w:pStyle w:val="Commentaire"/>
      </w:pPr>
      <w:r>
        <w:rPr>
          <w:rStyle w:val="Marquedecommentaire"/>
        </w:rPr>
        <w:annotationRef/>
      </w:r>
      <w:r>
        <w:t xml:space="preserve">Actuellement sert ne permet de réaliser que des </w:t>
      </w:r>
      <w:proofErr w:type="gramStart"/>
      <w:r>
        <w:t>régime</w:t>
      </w:r>
      <w:proofErr w:type="gramEnd"/>
      <w:r>
        <w:t xml:space="preserve"> de tir. Les </w:t>
      </w:r>
      <w:proofErr w:type="spellStart"/>
      <w:r>
        <w:t>evolutions</w:t>
      </w:r>
      <w:proofErr w:type="spellEnd"/>
      <w:r>
        <w:t xml:space="preserve"> doivent permettre la réalisation de programmes de tir qui pourront être convertis en régime si ils sont </w:t>
      </w:r>
      <w:proofErr w:type="gramStart"/>
      <w:r>
        <w:t>validées</w:t>
      </w:r>
      <w:proofErr w:type="gramEnd"/>
      <w:r>
        <w:t xml:space="preserve"> par le DECST.</w:t>
      </w:r>
    </w:p>
    <w:p w14:paraId="776C576B" w14:textId="77777777" w:rsidR="00043E52" w:rsidRDefault="00043E52">
      <w:pPr>
        <w:pStyle w:val="Commentaire"/>
      </w:pPr>
      <w:r>
        <w:t xml:space="preserve">L’autre évolution majeure et l’ouverture </w:t>
      </w:r>
      <w:proofErr w:type="spellStart"/>
      <w:r>
        <w:t>à</w:t>
      </w:r>
      <w:proofErr w:type="spellEnd"/>
      <w:r>
        <w:t xml:space="preserve"> de nouveau utilisateurs, les ESID qui doivent avoir des droits restreints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8B9B6AA" w15:done="0"/>
  <w15:commentEx w15:paraId="47A16515" w15:done="0"/>
  <w15:commentEx w15:paraId="15AFC1DB" w15:done="0"/>
  <w15:commentEx w15:paraId="12AC9F44" w15:done="0"/>
  <w15:commentEx w15:paraId="0366A9BB" w15:done="0"/>
  <w15:commentEx w15:paraId="1186D647" w15:done="0"/>
  <w15:commentEx w15:paraId="6282E7CC" w15:done="0"/>
  <w15:commentEx w15:paraId="5303657C" w15:done="0"/>
  <w15:commentEx w15:paraId="2A4E7775" w15:done="0"/>
  <w15:commentEx w15:paraId="1F498DAF" w15:done="0"/>
  <w15:commentEx w15:paraId="63CD45AB" w15:done="0"/>
  <w15:commentEx w15:paraId="54F69BD1" w15:done="0"/>
  <w15:commentEx w15:paraId="776C576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SFBX1200">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9506B"/>
    <w:multiLevelType w:val="hybridMultilevel"/>
    <w:tmpl w:val="B962730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BE2652"/>
    <w:multiLevelType w:val="hybridMultilevel"/>
    <w:tmpl w:val="B52286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A36750"/>
    <w:multiLevelType w:val="hybridMultilevel"/>
    <w:tmpl w:val="FF0C320C"/>
    <w:lvl w:ilvl="0" w:tplc="9288EE9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CF16D4"/>
    <w:multiLevelType w:val="hybridMultilevel"/>
    <w:tmpl w:val="FEB89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136506"/>
    <w:multiLevelType w:val="multilevel"/>
    <w:tmpl w:val="A8B8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2C3F"/>
    <w:multiLevelType w:val="hybridMultilevel"/>
    <w:tmpl w:val="CD2EDE3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6B3804"/>
    <w:multiLevelType w:val="hybridMultilevel"/>
    <w:tmpl w:val="557007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B5319E"/>
    <w:multiLevelType w:val="hybridMultilevel"/>
    <w:tmpl w:val="A4302F2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EC42A2"/>
    <w:multiLevelType w:val="hybridMultilevel"/>
    <w:tmpl w:val="941A5426"/>
    <w:lvl w:ilvl="0" w:tplc="8F1EEDE2">
      <w:start w:val="1"/>
      <w:numFmt w:val="upp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1E0C6004"/>
    <w:multiLevelType w:val="hybridMultilevel"/>
    <w:tmpl w:val="AED465C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C64F16"/>
    <w:multiLevelType w:val="hybridMultilevel"/>
    <w:tmpl w:val="458A4C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2070EF3"/>
    <w:multiLevelType w:val="hybridMultilevel"/>
    <w:tmpl w:val="464E9F8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6775E0C"/>
    <w:multiLevelType w:val="hybridMultilevel"/>
    <w:tmpl w:val="6596A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52709C"/>
    <w:multiLevelType w:val="hybridMultilevel"/>
    <w:tmpl w:val="C8D4EAB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C5447D3"/>
    <w:multiLevelType w:val="hybridMultilevel"/>
    <w:tmpl w:val="6A4EA53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135E6A"/>
    <w:multiLevelType w:val="hybridMultilevel"/>
    <w:tmpl w:val="C40EE0D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76414A"/>
    <w:multiLevelType w:val="hybridMultilevel"/>
    <w:tmpl w:val="2FF0751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7" w15:restartNumberingAfterBreak="0">
    <w:nsid w:val="37E16619"/>
    <w:multiLevelType w:val="hybridMultilevel"/>
    <w:tmpl w:val="DD3000B2"/>
    <w:lvl w:ilvl="0" w:tplc="7EDAF6BA">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D1B709D"/>
    <w:multiLevelType w:val="hybridMultilevel"/>
    <w:tmpl w:val="136A1F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FC06CBF"/>
    <w:multiLevelType w:val="hybridMultilevel"/>
    <w:tmpl w:val="45C62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5422CC1"/>
    <w:multiLevelType w:val="hybridMultilevel"/>
    <w:tmpl w:val="49BC24EE"/>
    <w:lvl w:ilvl="0" w:tplc="57B4F9C6">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67A01A8"/>
    <w:multiLevelType w:val="hybridMultilevel"/>
    <w:tmpl w:val="8AFC6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6516D1"/>
    <w:multiLevelType w:val="multilevel"/>
    <w:tmpl w:val="BE8EBF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513073"/>
    <w:multiLevelType w:val="hybridMultilevel"/>
    <w:tmpl w:val="E866515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92820C8"/>
    <w:multiLevelType w:val="hybridMultilevel"/>
    <w:tmpl w:val="094C26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EB33499"/>
    <w:multiLevelType w:val="multilevel"/>
    <w:tmpl w:val="B9D4B486"/>
    <w:lvl w:ilvl="0">
      <w:start w:val="1"/>
      <w:numFmt w:val="decimal"/>
      <w:lvlText w:val="%1."/>
      <w:lvlJc w:val="left"/>
      <w:pPr>
        <w:ind w:left="360" w:hanging="360"/>
      </w:pPr>
      <w:rPr>
        <w:rFonts w:hint="default"/>
      </w:rPr>
    </w:lvl>
    <w:lvl w:ilvl="1">
      <w:start w:val="1"/>
      <w:numFmt w:val="decimal"/>
      <w:isLgl/>
      <w:lvlText w:val="%1.%2"/>
      <w:lvlJc w:val="left"/>
      <w:pPr>
        <w:tabs>
          <w:tab w:val="num" w:pos="1134"/>
        </w:tabs>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9425F6F"/>
    <w:multiLevelType w:val="hybridMultilevel"/>
    <w:tmpl w:val="D862A6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9CC72A0"/>
    <w:multiLevelType w:val="hybridMultilevel"/>
    <w:tmpl w:val="80828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64803CB"/>
    <w:multiLevelType w:val="hybridMultilevel"/>
    <w:tmpl w:val="F21810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7DA3655"/>
    <w:multiLevelType w:val="hybridMultilevel"/>
    <w:tmpl w:val="4D342F54"/>
    <w:lvl w:ilvl="0" w:tplc="040C000B">
      <w:start w:val="1"/>
      <w:numFmt w:val="bullet"/>
      <w:lvlText w:val=""/>
      <w:lvlJc w:val="left"/>
      <w:pPr>
        <w:ind w:left="720" w:hanging="360"/>
      </w:pPr>
      <w:rPr>
        <w:rFonts w:ascii="Wingdings" w:hAnsi="Wingdings" w:hint="default"/>
      </w:rPr>
    </w:lvl>
    <w:lvl w:ilvl="1" w:tplc="EFAAFAC2">
      <w:numFmt w:val="bullet"/>
      <w:lvlText w:val="•"/>
      <w:lvlJc w:val="left"/>
      <w:pPr>
        <w:ind w:left="1788" w:hanging="708"/>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8896DF1"/>
    <w:multiLevelType w:val="hybridMultilevel"/>
    <w:tmpl w:val="2F38B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B0C3B64"/>
    <w:multiLevelType w:val="multilevel"/>
    <w:tmpl w:val="EB9A1150"/>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start w:val="1"/>
      <w:numFmt w:val="bullet"/>
      <w:lvlText w:val="-"/>
      <w:lvlJc w:val="left"/>
      <w:pPr>
        <w:ind w:left="3600" w:hanging="360"/>
      </w:pPr>
      <w:rPr>
        <w:rFonts w:ascii="Trebuchet MS" w:eastAsia="Times New Roman" w:hAnsi="Trebuchet MS" w:cs="Times New Roman" w:hint="default"/>
      </w:rPr>
    </w:lvl>
    <w:lvl w:ilvl="5">
      <w:start w:val="1"/>
      <w:numFmt w:val="bullet"/>
      <w:lvlText w:val="o"/>
      <w:lvlJc w:val="left"/>
      <w:pPr>
        <w:tabs>
          <w:tab w:val="num" w:pos="4320"/>
        </w:tabs>
        <w:ind w:left="4320" w:hanging="360"/>
      </w:pPr>
      <w:rPr>
        <w:rFonts w:ascii="Courier New" w:hAnsi="Courier New" w:cs="Courier New" w:hint="default"/>
      </w:r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CA1205"/>
    <w:multiLevelType w:val="multilevel"/>
    <w:tmpl w:val="D30C06BE"/>
    <w:lvl w:ilvl="0">
      <w:start w:val="1"/>
      <w:numFmt w:val="decimal"/>
      <w:pStyle w:val="Title1"/>
      <w:lvlText w:val="%1."/>
      <w:lvlJc w:val="left"/>
      <w:pPr>
        <w:ind w:left="720" w:hanging="360"/>
      </w:pPr>
      <w:rPr>
        <w:rFonts w:hint="default"/>
        <w:color w:val="auto"/>
      </w:rPr>
    </w:lvl>
    <w:lvl w:ilvl="1">
      <w:start w:val="1"/>
      <w:numFmt w:val="decimal"/>
      <w:pStyle w:val="Title2"/>
      <w:isLgl/>
      <w:lvlText w:val="%1.%2"/>
      <w:lvlJc w:val="left"/>
      <w:pPr>
        <w:ind w:left="744" w:hanging="384"/>
      </w:pPr>
      <w:rPr>
        <w:rFonts w:hint="default"/>
      </w:rPr>
    </w:lvl>
    <w:lvl w:ilvl="2">
      <w:start w:val="1"/>
      <w:numFmt w:val="decimal"/>
      <w:pStyle w:val="Title3"/>
      <w:isLgl/>
      <w:lvlText w:val="%1.%2.%3"/>
      <w:lvlJc w:val="left"/>
      <w:pPr>
        <w:ind w:left="1080" w:hanging="720"/>
      </w:pPr>
      <w:rPr>
        <w:rFonts w:hint="default"/>
      </w:rPr>
    </w:lvl>
    <w:lvl w:ilvl="3">
      <w:start w:val="1"/>
      <w:numFmt w:val="decimal"/>
      <w:pStyle w:val="Titre4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31"/>
  </w:num>
  <w:num w:numId="2">
    <w:abstractNumId w:val="4"/>
  </w:num>
  <w:num w:numId="3">
    <w:abstractNumId w:val="8"/>
  </w:num>
  <w:num w:numId="4">
    <w:abstractNumId w:val="32"/>
  </w:num>
  <w:num w:numId="5">
    <w:abstractNumId w:val="10"/>
  </w:num>
  <w:num w:numId="6">
    <w:abstractNumId w:val="22"/>
  </w:num>
  <w:num w:numId="7">
    <w:abstractNumId w:val="25"/>
  </w:num>
  <w:num w:numId="8">
    <w:abstractNumId w:val="2"/>
  </w:num>
  <w:num w:numId="9">
    <w:abstractNumId w:val="17"/>
  </w:num>
  <w:num w:numId="10">
    <w:abstractNumId w:val="11"/>
  </w:num>
  <w:num w:numId="11">
    <w:abstractNumId w:val="9"/>
  </w:num>
  <w:num w:numId="12">
    <w:abstractNumId w:val="20"/>
  </w:num>
  <w:num w:numId="13">
    <w:abstractNumId w:val="14"/>
  </w:num>
  <w:num w:numId="14">
    <w:abstractNumId w:val="5"/>
  </w:num>
  <w:num w:numId="15">
    <w:abstractNumId w:val="13"/>
  </w:num>
  <w:num w:numId="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num>
  <w:num w:numId="18">
    <w:abstractNumId w:val="12"/>
  </w:num>
  <w:num w:numId="19">
    <w:abstractNumId w:val="18"/>
  </w:num>
  <w:num w:numId="20">
    <w:abstractNumId w:val="28"/>
  </w:num>
  <w:num w:numId="21">
    <w:abstractNumId w:val="24"/>
  </w:num>
  <w:num w:numId="22">
    <w:abstractNumId w:val="21"/>
  </w:num>
  <w:num w:numId="23">
    <w:abstractNumId w:val="26"/>
  </w:num>
  <w:num w:numId="24">
    <w:abstractNumId w:val="30"/>
  </w:num>
  <w:num w:numId="25">
    <w:abstractNumId w:val="3"/>
  </w:num>
  <w:num w:numId="26">
    <w:abstractNumId w:val="27"/>
  </w:num>
  <w:num w:numId="27">
    <w:abstractNumId w:val="19"/>
  </w:num>
  <w:num w:numId="28">
    <w:abstractNumId w:val="23"/>
  </w:num>
  <w:num w:numId="29">
    <w:abstractNumId w:val="7"/>
  </w:num>
  <w:num w:numId="30">
    <w:abstractNumId w:val="6"/>
  </w:num>
  <w:num w:numId="31">
    <w:abstractNumId w:val="16"/>
  </w:num>
  <w:num w:numId="3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5"/>
  </w:num>
  <w:num w:numId="3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ESNOYERS, Xavier">
    <w15:presenceInfo w15:providerId="AD" w15:userId="S-1-5-21-1531082355-734649621-3782574898-15111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72C"/>
    <w:rsid w:val="0000672C"/>
    <w:rsid w:val="00007D81"/>
    <w:rsid w:val="00011179"/>
    <w:rsid w:val="00015060"/>
    <w:rsid w:val="00017E4C"/>
    <w:rsid w:val="00021D4E"/>
    <w:rsid w:val="00025077"/>
    <w:rsid w:val="00036052"/>
    <w:rsid w:val="00036D06"/>
    <w:rsid w:val="0004281F"/>
    <w:rsid w:val="00043E52"/>
    <w:rsid w:val="0004447C"/>
    <w:rsid w:val="00046024"/>
    <w:rsid w:val="00046D86"/>
    <w:rsid w:val="000473FC"/>
    <w:rsid w:val="00050343"/>
    <w:rsid w:val="000504B7"/>
    <w:rsid w:val="00050581"/>
    <w:rsid w:val="0005768F"/>
    <w:rsid w:val="000642BB"/>
    <w:rsid w:val="000652C2"/>
    <w:rsid w:val="00074C91"/>
    <w:rsid w:val="00076780"/>
    <w:rsid w:val="000818A6"/>
    <w:rsid w:val="00087522"/>
    <w:rsid w:val="00093167"/>
    <w:rsid w:val="000A0085"/>
    <w:rsid w:val="000A16BE"/>
    <w:rsid w:val="000A2B30"/>
    <w:rsid w:val="000A332A"/>
    <w:rsid w:val="000A6105"/>
    <w:rsid w:val="000B383D"/>
    <w:rsid w:val="000B47F1"/>
    <w:rsid w:val="000B5D4B"/>
    <w:rsid w:val="000B7D16"/>
    <w:rsid w:val="000C00EA"/>
    <w:rsid w:val="000C2A8D"/>
    <w:rsid w:val="000C5BA2"/>
    <w:rsid w:val="000C6DC5"/>
    <w:rsid w:val="000D75F8"/>
    <w:rsid w:val="000E1E41"/>
    <w:rsid w:val="000E2E82"/>
    <w:rsid w:val="000F03D6"/>
    <w:rsid w:val="000F0C0C"/>
    <w:rsid w:val="00106A56"/>
    <w:rsid w:val="00117912"/>
    <w:rsid w:val="0012075F"/>
    <w:rsid w:val="0012643D"/>
    <w:rsid w:val="00130B19"/>
    <w:rsid w:val="00140DDB"/>
    <w:rsid w:val="00147E6A"/>
    <w:rsid w:val="00152EEF"/>
    <w:rsid w:val="00155BF7"/>
    <w:rsid w:val="00160160"/>
    <w:rsid w:val="00163137"/>
    <w:rsid w:val="0016463F"/>
    <w:rsid w:val="00164873"/>
    <w:rsid w:val="001927C0"/>
    <w:rsid w:val="00192885"/>
    <w:rsid w:val="001969D5"/>
    <w:rsid w:val="00196A76"/>
    <w:rsid w:val="001A3C01"/>
    <w:rsid w:val="001B4131"/>
    <w:rsid w:val="001B4C05"/>
    <w:rsid w:val="001B64B5"/>
    <w:rsid w:val="001B6D59"/>
    <w:rsid w:val="001C214C"/>
    <w:rsid w:val="001D1396"/>
    <w:rsid w:val="001D16E3"/>
    <w:rsid w:val="001D1EAF"/>
    <w:rsid w:val="001D42EF"/>
    <w:rsid w:val="001D58FC"/>
    <w:rsid w:val="001D7F48"/>
    <w:rsid w:val="001E021F"/>
    <w:rsid w:val="001E17B5"/>
    <w:rsid w:val="001E6B14"/>
    <w:rsid w:val="001F0F42"/>
    <w:rsid w:val="001F25F6"/>
    <w:rsid w:val="002045E3"/>
    <w:rsid w:val="00211690"/>
    <w:rsid w:val="002144FD"/>
    <w:rsid w:val="0021456E"/>
    <w:rsid w:val="00214FD0"/>
    <w:rsid w:val="00216DD1"/>
    <w:rsid w:val="00224964"/>
    <w:rsid w:val="00242F6F"/>
    <w:rsid w:val="002471F3"/>
    <w:rsid w:val="00255605"/>
    <w:rsid w:val="00260391"/>
    <w:rsid w:val="00264399"/>
    <w:rsid w:val="002726C4"/>
    <w:rsid w:val="00273344"/>
    <w:rsid w:val="002754B6"/>
    <w:rsid w:val="00292D15"/>
    <w:rsid w:val="002931C4"/>
    <w:rsid w:val="0029455E"/>
    <w:rsid w:val="002A211E"/>
    <w:rsid w:val="002B36E4"/>
    <w:rsid w:val="002C0639"/>
    <w:rsid w:val="002C52E3"/>
    <w:rsid w:val="002C58E8"/>
    <w:rsid w:val="002D184F"/>
    <w:rsid w:val="002D629E"/>
    <w:rsid w:val="002E0097"/>
    <w:rsid w:val="002E101A"/>
    <w:rsid w:val="002F6D33"/>
    <w:rsid w:val="00300518"/>
    <w:rsid w:val="003015D3"/>
    <w:rsid w:val="00311D6C"/>
    <w:rsid w:val="003122FA"/>
    <w:rsid w:val="0031412C"/>
    <w:rsid w:val="003176F9"/>
    <w:rsid w:val="00324A16"/>
    <w:rsid w:val="00330E7E"/>
    <w:rsid w:val="003377D0"/>
    <w:rsid w:val="00343E13"/>
    <w:rsid w:val="003444CA"/>
    <w:rsid w:val="0035028A"/>
    <w:rsid w:val="00363D17"/>
    <w:rsid w:val="00363FB3"/>
    <w:rsid w:val="00365862"/>
    <w:rsid w:val="00371383"/>
    <w:rsid w:val="00372818"/>
    <w:rsid w:val="003750D2"/>
    <w:rsid w:val="003811D7"/>
    <w:rsid w:val="00384C8A"/>
    <w:rsid w:val="00385CEF"/>
    <w:rsid w:val="00395EEC"/>
    <w:rsid w:val="003D0B66"/>
    <w:rsid w:val="003D43FD"/>
    <w:rsid w:val="003D7C71"/>
    <w:rsid w:val="003E5838"/>
    <w:rsid w:val="003F46B4"/>
    <w:rsid w:val="004002CE"/>
    <w:rsid w:val="00401896"/>
    <w:rsid w:val="00413001"/>
    <w:rsid w:val="00413B4F"/>
    <w:rsid w:val="004202DE"/>
    <w:rsid w:val="004203C0"/>
    <w:rsid w:val="00421DF8"/>
    <w:rsid w:val="00430CC3"/>
    <w:rsid w:val="0044189B"/>
    <w:rsid w:val="00444CBF"/>
    <w:rsid w:val="00477F0E"/>
    <w:rsid w:val="00481FF1"/>
    <w:rsid w:val="0049401A"/>
    <w:rsid w:val="004A355B"/>
    <w:rsid w:val="004A4236"/>
    <w:rsid w:val="004B066C"/>
    <w:rsid w:val="004D7BC6"/>
    <w:rsid w:val="004E5C59"/>
    <w:rsid w:val="004E648E"/>
    <w:rsid w:val="004F6CA1"/>
    <w:rsid w:val="004F7150"/>
    <w:rsid w:val="0050073C"/>
    <w:rsid w:val="00502686"/>
    <w:rsid w:val="00505DD1"/>
    <w:rsid w:val="005239B5"/>
    <w:rsid w:val="00530BE8"/>
    <w:rsid w:val="00532377"/>
    <w:rsid w:val="00532C37"/>
    <w:rsid w:val="00540A11"/>
    <w:rsid w:val="00545899"/>
    <w:rsid w:val="00550EF9"/>
    <w:rsid w:val="0055190F"/>
    <w:rsid w:val="005622E1"/>
    <w:rsid w:val="005629F9"/>
    <w:rsid w:val="005821E1"/>
    <w:rsid w:val="00592097"/>
    <w:rsid w:val="005936A9"/>
    <w:rsid w:val="005A5FCA"/>
    <w:rsid w:val="005A65AB"/>
    <w:rsid w:val="005B17A4"/>
    <w:rsid w:val="005B254B"/>
    <w:rsid w:val="005B28D6"/>
    <w:rsid w:val="005C50A9"/>
    <w:rsid w:val="005D536A"/>
    <w:rsid w:val="005D6224"/>
    <w:rsid w:val="005E7403"/>
    <w:rsid w:val="005F4E1E"/>
    <w:rsid w:val="005F51FD"/>
    <w:rsid w:val="005F5D1D"/>
    <w:rsid w:val="00601BBE"/>
    <w:rsid w:val="00604072"/>
    <w:rsid w:val="00606551"/>
    <w:rsid w:val="00613A02"/>
    <w:rsid w:val="00615C41"/>
    <w:rsid w:val="00620B7E"/>
    <w:rsid w:val="00622192"/>
    <w:rsid w:val="00632876"/>
    <w:rsid w:val="00635DA2"/>
    <w:rsid w:val="00656264"/>
    <w:rsid w:val="00670393"/>
    <w:rsid w:val="0067401A"/>
    <w:rsid w:val="006749CA"/>
    <w:rsid w:val="006808B7"/>
    <w:rsid w:val="00691335"/>
    <w:rsid w:val="00691C59"/>
    <w:rsid w:val="00694FF8"/>
    <w:rsid w:val="00697B7E"/>
    <w:rsid w:val="006A3CD2"/>
    <w:rsid w:val="006A4F94"/>
    <w:rsid w:val="006A54C0"/>
    <w:rsid w:val="006A6346"/>
    <w:rsid w:val="006B5BCA"/>
    <w:rsid w:val="006B647B"/>
    <w:rsid w:val="006B796B"/>
    <w:rsid w:val="006C27D8"/>
    <w:rsid w:val="006C37CE"/>
    <w:rsid w:val="006C45F4"/>
    <w:rsid w:val="006E2C2A"/>
    <w:rsid w:val="006E2D8A"/>
    <w:rsid w:val="006E52B5"/>
    <w:rsid w:val="006E54D4"/>
    <w:rsid w:val="006E64B8"/>
    <w:rsid w:val="006F76FC"/>
    <w:rsid w:val="0071265C"/>
    <w:rsid w:val="00717B38"/>
    <w:rsid w:val="00723F50"/>
    <w:rsid w:val="00730244"/>
    <w:rsid w:val="007347EA"/>
    <w:rsid w:val="0074657B"/>
    <w:rsid w:val="00746F99"/>
    <w:rsid w:val="00747789"/>
    <w:rsid w:val="00750BC8"/>
    <w:rsid w:val="00751CC1"/>
    <w:rsid w:val="0075363D"/>
    <w:rsid w:val="00757C27"/>
    <w:rsid w:val="00772C90"/>
    <w:rsid w:val="007744B6"/>
    <w:rsid w:val="00783275"/>
    <w:rsid w:val="00784A96"/>
    <w:rsid w:val="007902C5"/>
    <w:rsid w:val="00791188"/>
    <w:rsid w:val="0079179B"/>
    <w:rsid w:val="007A0D82"/>
    <w:rsid w:val="007A635A"/>
    <w:rsid w:val="007B0BC6"/>
    <w:rsid w:val="007C14DE"/>
    <w:rsid w:val="007C5D8F"/>
    <w:rsid w:val="007C69EA"/>
    <w:rsid w:val="007C6F2D"/>
    <w:rsid w:val="007C7ACC"/>
    <w:rsid w:val="007D47FB"/>
    <w:rsid w:val="007D495F"/>
    <w:rsid w:val="007E2F2D"/>
    <w:rsid w:val="007F3722"/>
    <w:rsid w:val="007F514B"/>
    <w:rsid w:val="008003AB"/>
    <w:rsid w:val="0081160D"/>
    <w:rsid w:val="00814AC1"/>
    <w:rsid w:val="0081632B"/>
    <w:rsid w:val="008306C1"/>
    <w:rsid w:val="00844DA9"/>
    <w:rsid w:val="00844EC6"/>
    <w:rsid w:val="008543E8"/>
    <w:rsid w:val="00857765"/>
    <w:rsid w:val="008621BA"/>
    <w:rsid w:val="00884AEB"/>
    <w:rsid w:val="00891709"/>
    <w:rsid w:val="008A0BCC"/>
    <w:rsid w:val="008A192F"/>
    <w:rsid w:val="008A2E77"/>
    <w:rsid w:val="008A2F0C"/>
    <w:rsid w:val="008B1692"/>
    <w:rsid w:val="008B2A71"/>
    <w:rsid w:val="008C4EF1"/>
    <w:rsid w:val="008C586D"/>
    <w:rsid w:val="008C7691"/>
    <w:rsid w:val="008D49AF"/>
    <w:rsid w:val="008E7552"/>
    <w:rsid w:val="008F74A0"/>
    <w:rsid w:val="0090188A"/>
    <w:rsid w:val="00907F90"/>
    <w:rsid w:val="00912BD4"/>
    <w:rsid w:val="009156BD"/>
    <w:rsid w:val="00915865"/>
    <w:rsid w:val="0092478D"/>
    <w:rsid w:val="00925900"/>
    <w:rsid w:val="00935B72"/>
    <w:rsid w:val="00940E8F"/>
    <w:rsid w:val="00944442"/>
    <w:rsid w:val="009518B6"/>
    <w:rsid w:val="00957ABD"/>
    <w:rsid w:val="00961243"/>
    <w:rsid w:val="00963207"/>
    <w:rsid w:val="00967EB2"/>
    <w:rsid w:val="00981581"/>
    <w:rsid w:val="00983A4D"/>
    <w:rsid w:val="0099573E"/>
    <w:rsid w:val="00997E08"/>
    <w:rsid w:val="009A04D1"/>
    <w:rsid w:val="009A20E5"/>
    <w:rsid w:val="009A2C1A"/>
    <w:rsid w:val="009A7081"/>
    <w:rsid w:val="009C121E"/>
    <w:rsid w:val="009C1DCF"/>
    <w:rsid w:val="009C3E62"/>
    <w:rsid w:val="009C407C"/>
    <w:rsid w:val="009C5A81"/>
    <w:rsid w:val="009C7EBA"/>
    <w:rsid w:val="009D280D"/>
    <w:rsid w:val="009D4911"/>
    <w:rsid w:val="009D74A9"/>
    <w:rsid w:val="009E20D1"/>
    <w:rsid w:val="009E64DC"/>
    <w:rsid w:val="009F6577"/>
    <w:rsid w:val="009F7169"/>
    <w:rsid w:val="00A10548"/>
    <w:rsid w:val="00A1109B"/>
    <w:rsid w:val="00A133F1"/>
    <w:rsid w:val="00A15FDD"/>
    <w:rsid w:val="00A16C2A"/>
    <w:rsid w:val="00A16F69"/>
    <w:rsid w:val="00A171C6"/>
    <w:rsid w:val="00A220C8"/>
    <w:rsid w:val="00A232A4"/>
    <w:rsid w:val="00A32DA2"/>
    <w:rsid w:val="00A35052"/>
    <w:rsid w:val="00A534BA"/>
    <w:rsid w:val="00A54DEC"/>
    <w:rsid w:val="00A626E8"/>
    <w:rsid w:val="00A7227D"/>
    <w:rsid w:val="00A723FE"/>
    <w:rsid w:val="00A72FD7"/>
    <w:rsid w:val="00A75314"/>
    <w:rsid w:val="00A83AE1"/>
    <w:rsid w:val="00A853B5"/>
    <w:rsid w:val="00A915A2"/>
    <w:rsid w:val="00AA0CE1"/>
    <w:rsid w:val="00AA65DD"/>
    <w:rsid w:val="00AB1C5B"/>
    <w:rsid w:val="00AC10D2"/>
    <w:rsid w:val="00AC2011"/>
    <w:rsid w:val="00AC5EE9"/>
    <w:rsid w:val="00AC65C7"/>
    <w:rsid w:val="00AD07F7"/>
    <w:rsid w:val="00AD2BBD"/>
    <w:rsid w:val="00AD305D"/>
    <w:rsid w:val="00AD5D34"/>
    <w:rsid w:val="00AE1032"/>
    <w:rsid w:val="00AF045F"/>
    <w:rsid w:val="00AF19C2"/>
    <w:rsid w:val="00AF68B4"/>
    <w:rsid w:val="00B00605"/>
    <w:rsid w:val="00B0449E"/>
    <w:rsid w:val="00B049DA"/>
    <w:rsid w:val="00B124AA"/>
    <w:rsid w:val="00B31F4C"/>
    <w:rsid w:val="00B36CB3"/>
    <w:rsid w:val="00B37E06"/>
    <w:rsid w:val="00B462A7"/>
    <w:rsid w:val="00B46E21"/>
    <w:rsid w:val="00B54594"/>
    <w:rsid w:val="00B56EB8"/>
    <w:rsid w:val="00B60B15"/>
    <w:rsid w:val="00B62CA5"/>
    <w:rsid w:val="00B70786"/>
    <w:rsid w:val="00B8002B"/>
    <w:rsid w:val="00B80778"/>
    <w:rsid w:val="00B82F93"/>
    <w:rsid w:val="00B941B4"/>
    <w:rsid w:val="00B97C38"/>
    <w:rsid w:val="00BA1692"/>
    <w:rsid w:val="00BA7DC3"/>
    <w:rsid w:val="00BB251A"/>
    <w:rsid w:val="00BD6891"/>
    <w:rsid w:val="00BD6E00"/>
    <w:rsid w:val="00BE1567"/>
    <w:rsid w:val="00BE1EEE"/>
    <w:rsid w:val="00BE39CC"/>
    <w:rsid w:val="00BE3BB7"/>
    <w:rsid w:val="00BE465B"/>
    <w:rsid w:val="00BE4EAE"/>
    <w:rsid w:val="00BE5D24"/>
    <w:rsid w:val="00BF2C95"/>
    <w:rsid w:val="00BF57FF"/>
    <w:rsid w:val="00BF7C28"/>
    <w:rsid w:val="00C0569A"/>
    <w:rsid w:val="00C06893"/>
    <w:rsid w:val="00C071ED"/>
    <w:rsid w:val="00C1349B"/>
    <w:rsid w:val="00C14AB3"/>
    <w:rsid w:val="00C14B42"/>
    <w:rsid w:val="00C16F21"/>
    <w:rsid w:val="00C2009A"/>
    <w:rsid w:val="00C2091E"/>
    <w:rsid w:val="00C22924"/>
    <w:rsid w:val="00C33B9A"/>
    <w:rsid w:val="00C425A5"/>
    <w:rsid w:val="00C42868"/>
    <w:rsid w:val="00C52DDF"/>
    <w:rsid w:val="00C6201B"/>
    <w:rsid w:val="00C6279D"/>
    <w:rsid w:val="00C71CFD"/>
    <w:rsid w:val="00C751FA"/>
    <w:rsid w:val="00C771E0"/>
    <w:rsid w:val="00C82746"/>
    <w:rsid w:val="00C83D00"/>
    <w:rsid w:val="00C83D36"/>
    <w:rsid w:val="00C86DCC"/>
    <w:rsid w:val="00CA119B"/>
    <w:rsid w:val="00CA4E90"/>
    <w:rsid w:val="00CA739A"/>
    <w:rsid w:val="00CB0926"/>
    <w:rsid w:val="00CB34F7"/>
    <w:rsid w:val="00CD107E"/>
    <w:rsid w:val="00CE2AC6"/>
    <w:rsid w:val="00CF0F8A"/>
    <w:rsid w:val="00CF5E51"/>
    <w:rsid w:val="00D01D54"/>
    <w:rsid w:val="00D022C7"/>
    <w:rsid w:val="00D033D3"/>
    <w:rsid w:val="00D11807"/>
    <w:rsid w:val="00D16172"/>
    <w:rsid w:val="00D20ED5"/>
    <w:rsid w:val="00D34B88"/>
    <w:rsid w:val="00D416F3"/>
    <w:rsid w:val="00D455EE"/>
    <w:rsid w:val="00D456DE"/>
    <w:rsid w:val="00D56430"/>
    <w:rsid w:val="00D60EC6"/>
    <w:rsid w:val="00D61FBC"/>
    <w:rsid w:val="00D63D2C"/>
    <w:rsid w:val="00D67F64"/>
    <w:rsid w:val="00D72416"/>
    <w:rsid w:val="00D82D42"/>
    <w:rsid w:val="00D94CB8"/>
    <w:rsid w:val="00D94E83"/>
    <w:rsid w:val="00DA1270"/>
    <w:rsid w:val="00DA4D25"/>
    <w:rsid w:val="00DA6543"/>
    <w:rsid w:val="00DB2BDC"/>
    <w:rsid w:val="00DB3174"/>
    <w:rsid w:val="00DC3A33"/>
    <w:rsid w:val="00DC4AC3"/>
    <w:rsid w:val="00DE4FD7"/>
    <w:rsid w:val="00DF0595"/>
    <w:rsid w:val="00DF40C8"/>
    <w:rsid w:val="00DF565F"/>
    <w:rsid w:val="00DF5A0F"/>
    <w:rsid w:val="00DF7BDA"/>
    <w:rsid w:val="00E009DD"/>
    <w:rsid w:val="00E01E77"/>
    <w:rsid w:val="00E124D5"/>
    <w:rsid w:val="00E1287D"/>
    <w:rsid w:val="00E13B19"/>
    <w:rsid w:val="00E13CF7"/>
    <w:rsid w:val="00E14BC1"/>
    <w:rsid w:val="00E25C7E"/>
    <w:rsid w:val="00E30DFF"/>
    <w:rsid w:val="00E319E7"/>
    <w:rsid w:val="00E37497"/>
    <w:rsid w:val="00E4061C"/>
    <w:rsid w:val="00E408A2"/>
    <w:rsid w:val="00E43CF2"/>
    <w:rsid w:val="00E44373"/>
    <w:rsid w:val="00E47541"/>
    <w:rsid w:val="00E479C6"/>
    <w:rsid w:val="00E56607"/>
    <w:rsid w:val="00E73E0D"/>
    <w:rsid w:val="00E7541C"/>
    <w:rsid w:val="00E80214"/>
    <w:rsid w:val="00E80B0F"/>
    <w:rsid w:val="00E919EF"/>
    <w:rsid w:val="00E922AF"/>
    <w:rsid w:val="00EA42E6"/>
    <w:rsid w:val="00EB1EF8"/>
    <w:rsid w:val="00EB631A"/>
    <w:rsid w:val="00EC6BDE"/>
    <w:rsid w:val="00ED6A56"/>
    <w:rsid w:val="00EE7992"/>
    <w:rsid w:val="00EF22EA"/>
    <w:rsid w:val="00F01AB5"/>
    <w:rsid w:val="00F0396E"/>
    <w:rsid w:val="00F1065F"/>
    <w:rsid w:val="00F10FD0"/>
    <w:rsid w:val="00F153B4"/>
    <w:rsid w:val="00F15F58"/>
    <w:rsid w:val="00F17684"/>
    <w:rsid w:val="00F24428"/>
    <w:rsid w:val="00F40009"/>
    <w:rsid w:val="00F41D9E"/>
    <w:rsid w:val="00F45161"/>
    <w:rsid w:val="00F55364"/>
    <w:rsid w:val="00F57E9C"/>
    <w:rsid w:val="00F76389"/>
    <w:rsid w:val="00F8005D"/>
    <w:rsid w:val="00F83113"/>
    <w:rsid w:val="00F837C7"/>
    <w:rsid w:val="00F87A10"/>
    <w:rsid w:val="00F87F27"/>
    <w:rsid w:val="00FA450B"/>
    <w:rsid w:val="00FD0F0E"/>
    <w:rsid w:val="00FD7474"/>
    <w:rsid w:val="00FD7F32"/>
    <w:rsid w:val="00FE2536"/>
    <w:rsid w:val="00FE406F"/>
    <w:rsid w:val="00FE69BB"/>
    <w:rsid w:val="00FF079E"/>
    <w:rsid w:val="00FF4377"/>
    <w:rsid w:val="00FF554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3857"/>
  <w15:chartTrackingRefBased/>
  <w15:docId w15:val="{505F4D7A-EC4E-47F8-8E27-C79574F0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9133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9"/>
    <w:unhideWhenUsed/>
    <w:qFormat/>
    <w:rsid w:val="009C1DC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9C1DC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unhideWhenUsed/>
    <w:qFormat/>
    <w:rsid w:val="00B97C3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unhideWhenUsed/>
    <w:qFormat/>
    <w:rsid w:val="0004447C"/>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Bullet List,FooterText,numbered,Use Case List Paragraph,Liste à puce - Normal,Level 1 Puce,EDF_Paragraphe,Paragraphe_DAT,lp1,Puces,List Paragraph,List Paragraph1,Bulletr List Paragraph,列?出?段?落,列?出?段?落1,Liste Ã  puce - Normal"/>
    <w:basedOn w:val="Normal"/>
    <w:link w:val="ParagraphedelisteCar"/>
    <w:uiPriority w:val="34"/>
    <w:qFormat/>
    <w:rsid w:val="00DF0595"/>
    <w:pPr>
      <w:ind w:left="720"/>
      <w:contextualSpacing/>
    </w:pPr>
  </w:style>
  <w:style w:type="paragraph" w:customStyle="1" w:styleId="Corps">
    <w:name w:val="Corps"/>
    <w:basedOn w:val="Normal"/>
    <w:link w:val="CorpsCar"/>
    <w:qFormat/>
    <w:rsid w:val="00AE1032"/>
    <w:pPr>
      <w:shd w:val="clear" w:color="auto" w:fill="FFFFFF"/>
      <w:spacing w:before="100" w:beforeAutospacing="1" w:line="360" w:lineRule="auto"/>
      <w:jc w:val="both"/>
    </w:pPr>
    <w:rPr>
      <w:rFonts w:ascii="Times New Roman" w:hAnsi="Times New Roman"/>
      <w:sz w:val="24"/>
      <w:lang w:eastAsia="en-GB"/>
    </w:rPr>
  </w:style>
  <w:style w:type="character" w:customStyle="1" w:styleId="CorpsCar">
    <w:name w:val="Corps Car"/>
    <w:basedOn w:val="Policepardfaut"/>
    <w:link w:val="Corps"/>
    <w:rsid w:val="00AE1032"/>
    <w:rPr>
      <w:rFonts w:ascii="Times New Roman" w:hAnsi="Times New Roman"/>
      <w:sz w:val="24"/>
      <w:shd w:val="clear" w:color="auto" w:fill="FFFFFF"/>
      <w:lang w:eastAsia="en-GB"/>
    </w:rPr>
  </w:style>
  <w:style w:type="paragraph" w:styleId="Titre">
    <w:name w:val="Title"/>
    <w:basedOn w:val="Normal"/>
    <w:next w:val="Normal"/>
    <w:link w:val="TitreCar"/>
    <w:uiPriority w:val="10"/>
    <w:qFormat/>
    <w:rsid w:val="006913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91335"/>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691335"/>
    <w:rPr>
      <w:rFonts w:asciiTheme="majorHAnsi" w:eastAsiaTheme="majorEastAsia" w:hAnsiTheme="majorHAnsi" w:cstheme="majorBidi"/>
      <w:color w:val="2E74B5" w:themeColor="accent1" w:themeShade="BF"/>
      <w:sz w:val="32"/>
      <w:szCs w:val="32"/>
    </w:rPr>
  </w:style>
  <w:style w:type="paragraph" w:customStyle="1" w:styleId="Title1">
    <w:name w:val="Title 1"/>
    <w:basedOn w:val="Titre1"/>
    <w:link w:val="Title1Car"/>
    <w:qFormat/>
    <w:rsid w:val="00F17684"/>
    <w:pPr>
      <w:numPr>
        <w:numId w:val="4"/>
      </w:numPr>
    </w:pPr>
    <w:rPr>
      <w:rFonts w:ascii="Times New Roman" w:eastAsia="Times New Roman" w:hAnsi="Times New Roman" w:cs="Times New Roman"/>
      <w:color w:val="auto"/>
      <w:sz w:val="36"/>
      <w:lang w:eastAsia="fr-FR"/>
    </w:rPr>
  </w:style>
  <w:style w:type="character" w:customStyle="1" w:styleId="Titre2Car">
    <w:name w:val="Titre 2 Car"/>
    <w:basedOn w:val="Policepardfaut"/>
    <w:link w:val="Titre2"/>
    <w:uiPriority w:val="9"/>
    <w:rsid w:val="009C1DCF"/>
    <w:rPr>
      <w:rFonts w:asciiTheme="majorHAnsi" w:eastAsiaTheme="majorEastAsia" w:hAnsiTheme="majorHAnsi" w:cstheme="majorBidi"/>
      <w:color w:val="2E74B5" w:themeColor="accent1" w:themeShade="BF"/>
      <w:sz w:val="26"/>
      <w:szCs w:val="26"/>
    </w:rPr>
  </w:style>
  <w:style w:type="character" w:customStyle="1" w:styleId="Title1Car">
    <w:name w:val="Title 1 Car"/>
    <w:basedOn w:val="Titre1Car"/>
    <w:link w:val="Title1"/>
    <w:rsid w:val="00592097"/>
    <w:rPr>
      <w:rFonts w:ascii="Times New Roman" w:eastAsia="Times New Roman" w:hAnsi="Times New Roman" w:cs="Times New Roman"/>
      <w:color w:val="2E74B5" w:themeColor="accent1" w:themeShade="BF"/>
      <w:sz w:val="36"/>
      <w:szCs w:val="32"/>
      <w:lang w:eastAsia="fr-FR"/>
    </w:rPr>
  </w:style>
  <w:style w:type="character" w:customStyle="1" w:styleId="Titre3Car">
    <w:name w:val="Titre 3 Car"/>
    <w:basedOn w:val="Policepardfaut"/>
    <w:link w:val="Titre3"/>
    <w:uiPriority w:val="9"/>
    <w:rsid w:val="009C1DCF"/>
    <w:rPr>
      <w:rFonts w:asciiTheme="majorHAnsi" w:eastAsiaTheme="majorEastAsia" w:hAnsiTheme="majorHAnsi" w:cstheme="majorBidi"/>
      <w:color w:val="1F4D78" w:themeColor="accent1" w:themeShade="7F"/>
      <w:sz w:val="24"/>
      <w:szCs w:val="24"/>
    </w:rPr>
  </w:style>
  <w:style w:type="character" w:styleId="Lienhypertexte">
    <w:name w:val="Hyperlink"/>
    <w:basedOn w:val="Policepardfaut"/>
    <w:uiPriority w:val="99"/>
    <w:unhideWhenUsed/>
    <w:rsid w:val="009C1DCF"/>
    <w:rPr>
      <w:color w:val="0563C1" w:themeColor="hyperlink"/>
      <w:u w:val="single"/>
    </w:rPr>
  </w:style>
  <w:style w:type="paragraph" w:styleId="Lgende">
    <w:name w:val="caption"/>
    <w:aliases w:val="Légende Car Car Car,Légende Car Car,Appendix A,&gt;fig:title,&gt;tab:title,&gt;fig: title,3559Caption,Légende italique,Figure-caption,topic,Legend,Label,Caption,Char, Char,Heading 91,fig caption,Legende,Caption C...,C....,C...,Caption Char1,ref Char Char"/>
    <w:basedOn w:val="Normal"/>
    <w:next w:val="Normal"/>
    <w:link w:val="LgendeCar"/>
    <w:unhideWhenUsed/>
    <w:qFormat/>
    <w:rsid w:val="009C1DCF"/>
    <w:pPr>
      <w:spacing w:after="200" w:line="240" w:lineRule="auto"/>
      <w:jc w:val="both"/>
    </w:pPr>
    <w:rPr>
      <w:rFonts w:ascii="Times New Roman" w:hAnsi="Times New Roman"/>
      <w:i/>
      <w:iCs/>
      <w:color w:val="44546A" w:themeColor="text2"/>
      <w:sz w:val="18"/>
      <w:szCs w:val="18"/>
      <w:lang w:val="en-GB"/>
    </w:rPr>
  </w:style>
  <w:style w:type="paragraph" w:styleId="Sous-titre">
    <w:name w:val="Subtitle"/>
    <w:basedOn w:val="Normal"/>
    <w:next w:val="Normal"/>
    <w:link w:val="Sous-titreCar"/>
    <w:uiPriority w:val="11"/>
    <w:qFormat/>
    <w:rsid w:val="009C1DCF"/>
    <w:pPr>
      <w:numPr>
        <w:ilvl w:val="1"/>
      </w:numPr>
      <w:spacing w:after="200" w:line="276" w:lineRule="auto"/>
    </w:pPr>
    <w:rPr>
      <w:rFonts w:asciiTheme="majorHAnsi" w:eastAsiaTheme="majorEastAsia" w:hAnsiTheme="majorHAnsi" w:cstheme="majorBidi"/>
      <w:i/>
      <w:iCs/>
      <w:color w:val="5B9BD5" w:themeColor="accent1"/>
      <w:spacing w:val="15"/>
      <w:sz w:val="24"/>
      <w:szCs w:val="24"/>
    </w:rPr>
  </w:style>
  <w:style w:type="character" w:customStyle="1" w:styleId="Sous-titreCar">
    <w:name w:val="Sous-titre Car"/>
    <w:basedOn w:val="Policepardfaut"/>
    <w:link w:val="Sous-titre"/>
    <w:uiPriority w:val="11"/>
    <w:rsid w:val="009C1DCF"/>
    <w:rPr>
      <w:rFonts w:asciiTheme="majorHAnsi" w:eastAsiaTheme="majorEastAsia" w:hAnsiTheme="majorHAnsi" w:cstheme="majorBidi"/>
      <w:i/>
      <w:iCs/>
      <w:color w:val="5B9BD5" w:themeColor="accent1"/>
      <w:spacing w:val="15"/>
      <w:sz w:val="24"/>
      <w:szCs w:val="24"/>
    </w:rPr>
  </w:style>
  <w:style w:type="paragraph" w:customStyle="1" w:styleId="Title2">
    <w:name w:val="Title 2"/>
    <w:basedOn w:val="Titre2"/>
    <w:link w:val="Title2Car"/>
    <w:qFormat/>
    <w:rsid w:val="0067401A"/>
    <w:pPr>
      <w:numPr>
        <w:ilvl w:val="1"/>
        <w:numId w:val="4"/>
      </w:numPr>
      <w:ind w:firstLine="107"/>
    </w:pPr>
    <w:rPr>
      <w:rFonts w:ascii="Times New Roman" w:hAnsi="Times New Roman" w:cs="Times New Roman"/>
      <w:color w:val="auto"/>
      <w:sz w:val="32"/>
      <w:lang w:eastAsia="en-GB"/>
    </w:rPr>
  </w:style>
  <w:style w:type="paragraph" w:customStyle="1" w:styleId="Title3">
    <w:name w:val="Title 3"/>
    <w:basedOn w:val="Titre3"/>
    <w:link w:val="Title3Car"/>
    <w:qFormat/>
    <w:rsid w:val="00015060"/>
    <w:pPr>
      <w:numPr>
        <w:ilvl w:val="2"/>
        <w:numId w:val="4"/>
      </w:numPr>
      <w:ind w:left="1985" w:hanging="709"/>
    </w:pPr>
    <w:rPr>
      <w:rFonts w:ascii="Times New Roman" w:hAnsi="Times New Roman" w:cs="Times New Roman"/>
      <w:color w:val="auto"/>
      <w:sz w:val="28"/>
    </w:rPr>
  </w:style>
  <w:style w:type="character" w:customStyle="1" w:styleId="Title2Car">
    <w:name w:val="Title 2 Car"/>
    <w:basedOn w:val="Titre2Car"/>
    <w:link w:val="Title2"/>
    <w:rsid w:val="0067401A"/>
    <w:rPr>
      <w:rFonts w:ascii="Times New Roman" w:eastAsiaTheme="majorEastAsia" w:hAnsi="Times New Roman" w:cs="Times New Roman"/>
      <w:color w:val="2E74B5" w:themeColor="accent1" w:themeShade="BF"/>
      <w:sz w:val="32"/>
      <w:szCs w:val="26"/>
      <w:lang w:eastAsia="en-GB"/>
    </w:rPr>
  </w:style>
  <w:style w:type="character" w:customStyle="1" w:styleId="ParagraphedelisteCar">
    <w:name w:val="Paragraphe de liste Car"/>
    <w:aliases w:val="Bullet List Car,FooterText Car,numbered Car,Use Case List Paragraph Car,Liste à puce - Normal Car,Level 1 Puce Car,EDF_Paragraphe Car,Paragraphe_DAT Car,lp1 Car,Puces Car,List Paragraph Car,List Paragraph1 Car,列?出?段?落 Car"/>
    <w:basedOn w:val="Policepardfaut"/>
    <w:link w:val="Paragraphedeliste"/>
    <w:uiPriority w:val="34"/>
    <w:locked/>
    <w:rsid w:val="006B647B"/>
  </w:style>
  <w:style w:type="character" w:customStyle="1" w:styleId="Title3Car">
    <w:name w:val="Title 3 Car"/>
    <w:basedOn w:val="Titre3Car"/>
    <w:link w:val="Title3"/>
    <w:rsid w:val="00015060"/>
    <w:rPr>
      <w:rFonts w:ascii="Times New Roman" w:eastAsiaTheme="majorEastAsia" w:hAnsi="Times New Roman" w:cs="Times New Roman"/>
      <w:color w:val="1F4D78" w:themeColor="accent1" w:themeShade="7F"/>
      <w:sz w:val="28"/>
      <w:szCs w:val="24"/>
    </w:rPr>
  </w:style>
  <w:style w:type="character" w:customStyle="1" w:styleId="Titre2Car1">
    <w:name w:val="Titre 2 Car1"/>
    <w:aliases w:val="Titre 2 Car Car"/>
    <w:uiPriority w:val="9"/>
    <w:rsid w:val="005936A9"/>
    <w:rPr>
      <w:rFonts w:ascii="Arial" w:hAnsi="Arial" w:cs="Arial"/>
      <w:b/>
      <w:bCs/>
      <w:i/>
      <w:iCs/>
      <w:sz w:val="28"/>
      <w:szCs w:val="28"/>
    </w:rPr>
  </w:style>
  <w:style w:type="character" w:customStyle="1" w:styleId="Titre4Car">
    <w:name w:val="Titre 4 Car"/>
    <w:basedOn w:val="Policepardfaut"/>
    <w:link w:val="Titre4"/>
    <w:uiPriority w:val="9"/>
    <w:rsid w:val="00B97C38"/>
    <w:rPr>
      <w:rFonts w:asciiTheme="majorHAnsi" w:eastAsiaTheme="majorEastAsia" w:hAnsiTheme="majorHAnsi" w:cstheme="majorBidi"/>
      <w:i/>
      <w:iCs/>
      <w:color w:val="2E74B5" w:themeColor="accent1" w:themeShade="BF"/>
    </w:rPr>
  </w:style>
  <w:style w:type="paragraph" w:customStyle="1" w:styleId="Titre44">
    <w:name w:val="Titre 44"/>
    <w:basedOn w:val="Titre4"/>
    <w:link w:val="Titre44Car"/>
    <w:qFormat/>
    <w:rsid w:val="00B462A7"/>
    <w:pPr>
      <w:numPr>
        <w:ilvl w:val="3"/>
        <w:numId w:val="4"/>
      </w:numPr>
      <w:spacing w:after="40"/>
      <w:ind w:left="1077"/>
    </w:pPr>
    <w:rPr>
      <w:rFonts w:ascii="Times New Roman" w:hAnsi="Times New Roman"/>
      <w:color w:val="auto"/>
      <w:sz w:val="26"/>
      <w:szCs w:val="26"/>
    </w:rPr>
  </w:style>
  <w:style w:type="character" w:customStyle="1" w:styleId="Titre5Car">
    <w:name w:val="Titre 5 Car"/>
    <w:basedOn w:val="Policepardfaut"/>
    <w:link w:val="Titre5"/>
    <w:uiPriority w:val="9"/>
    <w:rsid w:val="0004447C"/>
    <w:rPr>
      <w:rFonts w:asciiTheme="majorHAnsi" w:eastAsiaTheme="majorEastAsia" w:hAnsiTheme="majorHAnsi" w:cstheme="majorBidi"/>
      <w:color w:val="2E74B5" w:themeColor="accent1" w:themeShade="BF"/>
    </w:rPr>
  </w:style>
  <w:style w:type="character" w:customStyle="1" w:styleId="Titre44Car">
    <w:name w:val="Titre 44 Car"/>
    <w:basedOn w:val="Title3Car"/>
    <w:link w:val="Titre44"/>
    <w:rsid w:val="00B462A7"/>
    <w:rPr>
      <w:rFonts w:ascii="Times New Roman" w:eastAsiaTheme="majorEastAsia" w:hAnsi="Times New Roman" w:cstheme="majorBidi"/>
      <w:i/>
      <w:iCs/>
      <w:color w:val="1F4D78" w:themeColor="accent1" w:themeShade="7F"/>
      <w:sz w:val="26"/>
      <w:szCs w:val="26"/>
    </w:rPr>
  </w:style>
  <w:style w:type="character" w:customStyle="1" w:styleId="LgendeCar">
    <w:name w:val="Légende Car"/>
    <w:aliases w:val="Légende Car Car Car Car,Légende Car Car Car1,Appendix A Car,&gt;fig:title Car,&gt;tab:title Car,&gt;fig: title Car,3559Caption Car,Légende italique Car,Figure-caption Car,topic Car,Legend Car,Label Car,Caption Car,Char Car, Char Car,Heading 91 Car"/>
    <w:basedOn w:val="Policepardfaut"/>
    <w:link w:val="Lgende"/>
    <w:rsid w:val="00AC10D2"/>
    <w:rPr>
      <w:rFonts w:ascii="Times New Roman" w:hAnsi="Times New Roman"/>
      <w:i/>
      <w:iCs/>
      <w:color w:val="44546A" w:themeColor="text2"/>
      <w:sz w:val="18"/>
      <w:szCs w:val="18"/>
      <w:lang w:val="en-GB"/>
    </w:rPr>
  </w:style>
  <w:style w:type="character" w:styleId="Marquedecommentaire">
    <w:name w:val="annotation reference"/>
    <w:basedOn w:val="Policepardfaut"/>
    <w:uiPriority w:val="99"/>
    <w:semiHidden/>
    <w:unhideWhenUsed/>
    <w:rsid w:val="00A32DA2"/>
    <w:rPr>
      <w:sz w:val="16"/>
      <w:szCs w:val="16"/>
    </w:rPr>
  </w:style>
  <w:style w:type="paragraph" w:styleId="Commentaire">
    <w:name w:val="annotation text"/>
    <w:basedOn w:val="Normal"/>
    <w:link w:val="CommentaireCar"/>
    <w:uiPriority w:val="99"/>
    <w:semiHidden/>
    <w:unhideWhenUsed/>
    <w:rsid w:val="00A32DA2"/>
    <w:pPr>
      <w:spacing w:line="240" w:lineRule="auto"/>
    </w:pPr>
    <w:rPr>
      <w:sz w:val="20"/>
      <w:szCs w:val="20"/>
    </w:rPr>
  </w:style>
  <w:style w:type="character" w:customStyle="1" w:styleId="CommentaireCar">
    <w:name w:val="Commentaire Car"/>
    <w:basedOn w:val="Policepardfaut"/>
    <w:link w:val="Commentaire"/>
    <w:uiPriority w:val="99"/>
    <w:semiHidden/>
    <w:rsid w:val="00A32DA2"/>
    <w:rPr>
      <w:sz w:val="20"/>
      <w:szCs w:val="20"/>
    </w:rPr>
  </w:style>
  <w:style w:type="paragraph" w:styleId="Objetducommentaire">
    <w:name w:val="annotation subject"/>
    <w:basedOn w:val="Commentaire"/>
    <w:next w:val="Commentaire"/>
    <w:link w:val="ObjetducommentaireCar"/>
    <w:uiPriority w:val="99"/>
    <w:semiHidden/>
    <w:unhideWhenUsed/>
    <w:rsid w:val="00A32DA2"/>
    <w:rPr>
      <w:b/>
      <w:bCs/>
    </w:rPr>
  </w:style>
  <w:style w:type="character" w:customStyle="1" w:styleId="ObjetducommentaireCar">
    <w:name w:val="Objet du commentaire Car"/>
    <w:basedOn w:val="CommentaireCar"/>
    <w:link w:val="Objetducommentaire"/>
    <w:uiPriority w:val="99"/>
    <w:semiHidden/>
    <w:rsid w:val="00A32DA2"/>
    <w:rPr>
      <w:b/>
      <w:bCs/>
      <w:sz w:val="20"/>
      <w:szCs w:val="20"/>
    </w:rPr>
  </w:style>
  <w:style w:type="paragraph" w:styleId="Textedebulles">
    <w:name w:val="Balloon Text"/>
    <w:basedOn w:val="Normal"/>
    <w:link w:val="TextedebullesCar"/>
    <w:uiPriority w:val="99"/>
    <w:semiHidden/>
    <w:unhideWhenUsed/>
    <w:rsid w:val="00A32DA2"/>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32DA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131248">
      <w:bodyDiv w:val="1"/>
      <w:marLeft w:val="0"/>
      <w:marRight w:val="0"/>
      <w:marTop w:val="0"/>
      <w:marBottom w:val="0"/>
      <w:divBdr>
        <w:top w:val="none" w:sz="0" w:space="0" w:color="auto"/>
        <w:left w:val="none" w:sz="0" w:space="0" w:color="auto"/>
        <w:bottom w:val="none" w:sz="0" w:space="0" w:color="auto"/>
        <w:right w:val="none" w:sz="0" w:space="0" w:color="auto"/>
      </w:divBdr>
    </w:div>
    <w:div w:id="544369905">
      <w:bodyDiv w:val="1"/>
      <w:marLeft w:val="0"/>
      <w:marRight w:val="0"/>
      <w:marTop w:val="0"/>
      <w:marBottom w:val="0"/>
      <w:divBdr>
        <w:top w:val="none" w:sz="0" w:space="0" w:color="auto"/>
        <w:left w:val="none" w:sz="0" w:space="0" w:color="auto"/>
        <w:bottom w:val="none" w:sz="0" w:space="0" w:color="auto"/>
        <w:right w:val="none" w:sz="0" w:space="0" w:color="auto"/>
      </w:divBdr>
    </w:div>
    <w:div w:id="558632749">
      <w:bodyDiv w:val="1"/>
      <w:marLeft w:val="0"/>
      <w:marRight w:val="0"/>
      <w:marTop w:val="0"/>
      <w:marBottom w:val="0"/>
      <w:divBdr>
        <w:top w:val="none" w:sz="0" w:space="0" w:color="auto"/>
        <w:left w:val="none" w:sz="0" w:space="0" w:color="auto"/>
        <w:bottom w:val="none" w:sz="0" w:space="0" w:color="auto"/>
        <w:right w:val="none" w:sz="0" w:space="0" w:color="auto"/>
      </w:divBdr>
    </w:div>
    <w:div w:id="719284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microsoft.com/office/2011/relationships/commentsExtended" Target="commentsExtended.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s://www.fr.capgemini.com/rapport-annuel/2015"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E53C4-314A-42A1-83AC-D15280BDF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36</Pages>
  <Words>5891</Words>
  <Characters>33581</Characters>
  <Application>Microsoft Office Word</Application>
  <DocSecurity>0</DocSecurity>
  <Lines>279</Lines>
  <Paragraphs>78</Paragraphs>
  <ScaleCrop>false</ScaleCrop>
  <HeadingPairs>
    <vt:vector size="2" baseType="variant">
      <vt:variant>
        <vt:lpstr>Titre</vt:lpstr>
      </vt:variant>
      <vt:variant>
        <vt:i4>1</vt:i4>
      </vt:variant>
    </vt:vector>
  </HeadingPairs>
  <TitlesOfParts>
    <vt:vector size="1" baseType="lpstr">
      <vt:lpstr/>
    </vt:vector>
  </TitlesOfParts>
  <Company>Capgemini</Company>
  <LinksUpToDate>false</LinksUpToDate>
  <CharactersWithSpaces>39394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RANDRIAMAHARAVOMANANA, Tantely</dc:creator>
  <cp:keywords/>
  <dc:description/>
  <cp:lastModifiedBy>DESNOYERS, Xavier</cp:lastModifiedBy>
  <cp:revision>2</cp:revision>
  <dcterms:created xsi:type="dcterms:W3CDTF">2017-06-21T12:56:00Z</dcterms:created>
  <dcterms:modified xsi:type="dcterms:W3CDTF">2017-06-21T12:56:00Z</dcterms:modified>
</cp:coreProperties>
</file>