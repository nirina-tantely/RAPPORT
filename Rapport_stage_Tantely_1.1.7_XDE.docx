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916" w:type="dxa"/>
        <w:tblInd w:w="-993" w:type="dxa"/>
        <w:tblLayout w:type="fixed"/>
        <w:tblLook w:val="0000" w:firstRow="0" w:lastRow="0" w:firstColumn="0" w:lastColumn="0" w:noHBand="0" w:noVBand="0"/>
      </w:tblPr>
      <w:tblGrid>
        <w:gridCol w:w="1844"/>
        <w:gridCol w:w="3827"/>
        <w:gridCol w:w="5245"/>
      </w:tblGrid>
      <w:tr w:rsidR="00E873E4" w14:paraId="06AB3EA8" w14:textId="77777777" w:rsidTr="0014402A">
        <w:trPr>
          <w:trHeight w:val="1503"/>
        </w:trPr>
        <w:tc>
          <w:tcPr>
            <w:tcW w:w="1844" w:type="dxa"/>
            <w:shd w:val="clear" w:color="auto" w:fill="auto"/>
            <w:vAlign w:val="center"/>
          </w:tcPr>
          <w:p w14:paraId="2E089571" w14:textId="2FCFF73D" w:rsidR="00E873E4" w:rsidRDefault="00E873E4" w:rsidP="0039263E">
            <w:pPr>
              <w:snapToGrid w:val="0"/>
              <w:jc w:val="center"/>
              <w:rPr>
                <w:lang w:val="fr-FR"/>
              </w:rPr>
            </w:pPr>
          </w:p>
        </w:tc>
        <w:tc>
          <w:tcPr>
            <w:tcW w:w="3827" w:type="dxa"/>
            <w:shd w:val="clear" w:color="auto" w:fill="auto"/>
            <w:vAlign w:val="center"/>
          </w:tcPr>
          <w:p w14:paraId="1A59E5FF" w14:textId="584CB600" w:rsidR="00E873E4" w:rsidRDefault="00A94241" w:rsidP="0039263E">
            <w:pPr>
              <w:snapToGrid w:val="0"/>
              <w:jc w:val="center"/>
              <w:rPr>
                <w:lang w:val="fr-FR"/>
              </w:rPr>
            </w:pPr>
            <w:r w:rsidRPr="00A94241">
              <w:rPr>
                <w:noProof/>
                <w:lang w:eastAsia="fr-FR"/>
              </w:rPr>
              <w:drawing>
                <wp:anchor distT="0" distB="0" distL="114300" distR="114300" simplePos="0" relativeHeight="251673600" behindDoc="1" locked="0" layoutInCell="1" allowOverlap="1" wp14:anchorId="050D3A9D" wp14:editId="4F95239C">
                  <wp:simplePos x="0" y="0"/>
                  <wp:positionH relativeFrom="column">
                    <wp:posOffset>-823595</wp:posOffset>
                  </wp:positionH>
                  <wp:positionV relativeFrom="paragraph">
                    <wp:posOffset>-4445</wp:posOffset>
                  </wp:positionV>
                  <wp:extent cx="1905000" cy="1059180"/>
                  <wp:effectExtent l="0" t="0" r="0" b="7620"/>
                  <wp:wrapNone/>
                  <wp:docPr id="45" name="Image 45" descr="D:\PERSO\RAPPORT\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ERSO\RAPPORT\logo.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1059180"/>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p>
          <w:p w14:paraId="05D9283B" w14:textId="355A5C29" w:rsidR="00E873E4" w:rsidRDefault="00E873E4" w:rsidP="0039263E">
            <w:pPr>
              <w:jc w:val="center"/>
            </w:pPr>
          </w:p>
          <w:p w14:paraId="76E90292" w14:textId="49825CB4" w:rsidR="00E873E4" w:rsidRDefault="00E873E4" w:rsidP="0039263E">
            <w:pPr>
              <w:jc w:val="center"/>
              <w:rPr>
                <w:lang w:val="fr-FR"/>
              </w:rPr>
            </w:pPr>
          </w:p>
        </w:tc>
        <w:tc>
          <w:tcPr>
            <w:tcW w:w="5245" w:type="dxa"/>
            <w:shd w:val="clear" w:color="auto" w:fill="auto"/>
            <w:vAlign w:val="center"/>
          </w:tcPr>
          <w:p w14:paraId="6414A282" w14:textId="1FCD346C" w:rsidR="00E873E4" w:rsidRDefault="00E873E4" w:rsidP="0039263E">
            <w:pPr>
              <w:snapToGrid w:val="0"/>
              <w:jc w:val="center"/>
              <w:rPr>
                <w:lang w:val="fr-FR"/>
              </w:rPr>
            </w:pPr>
            <w:r>
              <w:rPr>
                <w:noProof/>
                <w:lang w:eastAsia="fr-FR"/>
              </w:rPr>
              <w:drawing>
                <wp:anchor distT="0" distB="0" distL="114300" distR="114300" simplePos="0" relativeHeight="251672576" behindDoc="1" locked="0" layoutInCell="1" allowOverlap="1" wp14:anchorId="1E60C849" wp14:editId="5709B742">
                  <wp:simplePos x="0" y="0"/>
                  <wp:positionH relativeFrom="column">
                    <wp:posOffset>1402080</wp:posOffset>
                  </wp:positionH>
                  <wp:positionV relativeFrom="paragraph">
                    <wp:posOffset>514985</wp:posOffset>
                  </wp:positionV>
                  <wp:extent cx="1645285" cy="381000"/>
                  <wp:effectExtent l="19050" t="0" r="0" b="0"/>
                  <wp:wrapNone/>
                  <wp:docPr id="42" name="Image 0" descr="logo-cap-gemin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cap-gemini.jpg"/>
                          <pic:cNvPicPr/>
                        </pic:nvPicPr>
                        <pic:blipFill>
                          <a:blip r:embed="rId7" cstate="print"/>
                          <a:stretch>
                            <a:fillRect/>
                          </a:stretch>
                        </pic:blipFill>
                        <pic:spPr>
                          <a:xfrm>
                            <a:off x="0" y="0"/>
                            <a:ext cx="1645285" cy="381000"/>
                          </a:xfrm>
                          <a:prstGeom prst="rect">
                            <a:avLst/>
                          </a:prstGeom>
                        </pic:spPr>
                      </pic:pic>
                    </a:graphicData>
                  </a:graphic>
                  <wp14:sizeRelH relativeFrom="margin">
                    <wp14:pctWidth>0</wp14:pctWidth>
                  </wp14:sizeRelH>
                  <wp14:sizeRelV relativeFrom="margin">
                    <wp14:pctHeight>0</wp14:pctHeight>
                  </wp14:sizeRelV>
                </wp:anchor>
              </w:drawing>
            </w:r>
          </w:p>
        </w:tc>
      </w:tr>
      <w:tr w:rsidR="00E873E4" w14:paraId="57576F46" w14:textId="77777777" w:rsidTr="0014402A">
        <w:trPr>
          <w:trHeight w:val="354"/>
        </w:trPr>
        <w:tc>
          <w:tcPr>
            <w:tcW w:w="5671" w:type="dxa"/>
            <w:gridSpan w:val="2"/>
            <w:shd w:val="clear" w:color="auto" w:fill="auto"/>
            <w:vAlign w:val="center"/>
          </w:tcPr>
          <w:p w14:paraId="728F55F2" w14:textId="223D77AD" w:rsidR="00E873E4" w:rsidRPr="00E873E4" w:rsidRDefault="00E873E4" w:rsidP="0039263E">
            <w:pPr>
              <w:snapToGrid w:val="0"/>
            </w:pPr>
            <w:r>
              <w:rPr>
                <w:lang w:val="fr-FR"/>
              </w:rPr>
              <w:t xml:space="preserve">        </w:t>
            </w:r>
            <w:r w:rsidRPr="00E873E4">
              <w:t xml:space="preserve">Faculté des Sciences et des Techniques </w:t>
            </w:r>
            <w:r w:rsidR="00A94241">
              <w:t xml:space="preserve">      </w:t>
            </w:r>
          </w:p>
          <w:p w14:paraId="2B24F613" w14:textId="75CFB301" w:rsidR="00A94241" w:rsidRDefault="00A94241" w:rsidP="0039263E">
            <w:r>
              <w:t xml:space="preserve">                   </w:t>
            </w:r>
            <w:r w:rsidR="00E873E4">
              <w:rPr>
                <w:lang w:val="fr-FR"/>
              </w:rPr>
              <w:t xml:space="preserve">   </w:t>
            </w:r>
            <w:r w:rsidR="00E873E4" w:rsidRPr="00E873E4">
              <w:t>2 Rue de la houssiniere</w:t>
            </w:r>
            <w:r w:rsidR="00E873E4">
              <w:t>,</w:t>
            </w:r>
          </w:p>
          <w:p w14:paraId="7FE1177A" w14:textId="3C13349C" w:rsidR="00E873E4" w:rsidRDefault="00A94241" w:rsidP="0039263E">
            <w:pPr>
              <w:rPr>
                <w:lang w:val="fr-FR"/>
              </w:rPr>
            </w:pPr>
            <w:r>
              <w:t xml:space="preserve">                              </w:t>
            </w:r>
            <w:r w:rsidR="00E873E4">
              <w:t xml:space="preserve"> </w:t>
            </w:r>
            <w:r w:rsidR="00E873E4" w:rsidRPr="00E873E4">
              <w:t xml:space="preserve">44322 </w:t>
            </w:r>
            <w:r w:rsidR="00E873E4" w:rsidRPr="004C5839">
              <w:t>Nantes</w:t>
            </w:r>
          </w:p>
        </w:tc>
        <w:tc>
          <w:tcPr>
            <w:tcW w:w="5245" w:type="dxa"/>
            <w:shd w:val="clear" w:color="auto" w:fill="auto"/>
            <w:vAlign w:val="center"/>
          </w:tcPr>
          <w:p w14:paraId="50EF8102" w14:textId="77777777" w:rsidR="00E873E4" w:rsidRDefault="00E873E4" w:rsidP="0039263E">
            <w:pPr>
              <w:snapToGrid w:val="0"/>
              <w:jc w:val="center"/>
            </w:pPr>
            <w:r>
              <w:rPr>
                <w:lang w:val="fr-FR"/>
              </w:rPr>
              <w:t xml:space="preserve">        </w:t>
            </w:r>
            <w:r>
              <w:rPr>
                <w:lang w:val="fr-FR"/>
              </w:rPr>
              <w:t xml:space="preserve">                         </w:t>
            </w:r>
            <w:r w:rsidRPr="004C5839">
              <w:t>Capgemini Nantes</w:t>
            </w:r>
          </w:p>
          <w:p w14:paraId="33EDEC0B" w14:textId="77777777" w:rsidR="00E873E4" w:rsidRDefault="00E873E4" w:rsidP="0039263E">
            <w:pPr>
              <w:snapToGrid w:val="0"/>
              <w:jc w:val="center"/>
              <w:rPr>
                <w:lang w:val="fr-FR"/>
              </w:rPr>
            </w:pPr>
            <w:r>
              <w:t xml:space="preserve">                                   </w:t>
            </w:r>
            <w:r w:rsidRPr="00E873E4">
              <w:rPr>
                <w:lang w:val="fr-FR"/>
              </w:rPr>
              <w:t>16 Mail Pablo Picasso</w:t>
            </w:r>
          </w:p>
          <w:p w14:paraId="794E992E" w14:textId="15CE6401" w:rsidR="00E873E4" w:rsidRDefault="00E873E4" w:rsidP="0039263E">
            <w:pPr>
              <w:snapToGrid w:val="0"/>
              <w:jc w:val="center"/>
              <w:rPr>
                <w:lang w:val="fr-FR"/>
              </w:rPr>
            </w:pPr>
            <w:r>
              <w:t xml:space="preserve">                                         </w:t>
            </w:r>
            <w:r w:rsidRPr="004C5839">
              <w:t>44000 Nantes</w:t>
            </w:r>
          </w:p>
        </w:tc>
      </w:tr>
    </w:tbl>
    <w:p w14:paraId="15E261D7" w14:textId="77777777" w:rsidR="00FE16E6" w:rsidRDefault="00FE16E6" w:rsidP="00FE16E6"/>
    <w:p w14:paraId="3F2A56A0" w14:textId="77777777" w:rsidR="00A94241" w:rsidRPr="004C5839" w:rsidRDefault="00A94241" w:rsidP="00FE16E6"/>
    <w:p w14:paraId="28D04222" w14:textId="77777777" w:rsidR="00FE16E6" w:rsidRPr="004C5839" w:rsidRDefault="00FE16E6" w:rsidP="00FE16E6"/>
    <w:p w14:paraId="5885E1B3" w14:textId="77777777" w:rsidR="00FE16E6" w:rsidRPr="004C5839" w:rsidRDefault="00FE16E6" w:rsidP="00FE16E6"/>
    <w:sdt>
      <w:sdtPr>
        <w:rPr>
          <w:rFonts w:ascii="Arial" w:hAnsi="Arial" w:cs="Arial"/>
          <w:sz w:val="56"/>
          <w:szCs w:val="48"/>
        </w:rPr>
        <w:alias w:val="Titre"/>
        <w:tag w:val=""/>
        <w:id w:val="-313107878"/>
        <w:dataBinding w:prefixMappings="xmlns:ns0='http://purl.org/dc/elements/1.1/' xmlns:ns1='http://schemas.openxmlformats.org/package/2006/metadata/core-properties' " w:xpath="/ns1:coreProperties[1]/ns0:title[1]" w:storeItemID="{6C3C8BC8-F283-45AE-878A-BAB7291924A1}"/>
        <w:text/>
      </w:sdtPr>
      <w:sdtContent>
        <w:p w14:paraId="23307795" w14:textId="7F78838B" w:rsidR="00FE16E6" w:rsidRPr="004C5839" w:rsidRDefault="00FE16E6" w:rsidP="00FE16E6">
          <w:pPr>
            <w:pStyle w:val="Sansinterligne"/>
            <w:pBdr>
              <w:bottom w:val="single" w:sz="6" w:space="4" w:color="7F7F7F" w:themeColor="text1" w:themeTint="80"/>
            </w:pBdr>
            <w:jc w:val="center"/>
            <w:rPr>
              <w:rStyle w:val="TitreCar"/>
              <w:color w:val="24201F"/>
            </w:rPr>
          </w:pPr>
          <w:r w:rsidRPr="00FE16E6">
            <w:rPr>
              <w:rFonts w:ascii="Arial" w:hAnsi="Arial" w:cs="Arial"/>
              <w:sz w:val="56"/>
              <w:szCs w:val="48"/>
            </w:rPr>
            <w:t>Réalisation d’une version majeure d’une application cartographique</w:t>
          </w:r>
        </w:p>
      </w:sdtContent>
    </w:sdt>
    <w:p w14:paraId="156843A8" w14:textId="4D723EA5" w:rsidR="00FE16E6" w:rsidRDefault="00FE16E6" w:rsidP="00FE16E6">
      <w:pPr>
        <w:pStyle w:val="Sansinterligne"/>
        <w:spacing w:before="240"/>
        <w:jc w:val="center"/>
        <w:rPr>
          <w:caps/>
          <w:color w:val="1F4E79" w:themeColor="accent1" w:themeShade="80"/>
          <w:sz w:val="52"/>
          <w:szCs w:val="36"/>
        </w:rPr>
      </w:pPr>
      <w:r w:rsidRPr="00FE16E6">
        <w:rPr>
          <w:caps/>
          <w:color w:val="1F4E79" w:themeColor="accent1" w:themeShade="80"/>
          <w:sz w:val="52"/>
          <w:szCs w:val="36"/>
        </w:rPr>
        <w:t>Mémoire de Master ALMA M2</w:t>
      </w:r>
    </w:p>
    <w:p w14:paraId="188198D7" w14:textId="77777777" w:rsidR="00FE16E6" w:rsidRPr="004C5839" w:rsidRDefault="00FE16E6" w:rsidP="00FE16E6">
      <w:pPr>
        <w:pStyle w:val="Sansinterligne"/>
        <w:spacing w:before="240"/>
        <w:jc w:val="center"/>
        <w:rPr>
          <w:caps/>
          <w:color w:val="1F4E79" w:themeColor="accent1" w:themeShade="80"/>
          <w:sz w:val="52"/>
          <w:szCs w:val="36"/>
        </w:rPr>
      </w:pPr>
    </w:p>
    <w:p w14:paraId="5BF8442B" w14:textId="77777777" w:rsidR="00FE16E6" w:rsidRDefault="00FE16E6" w:rsidP="00FE16E6"/>
    <w:p w14:paraId="1F5ADF28" w14:textId="77777777" w:rsidR="00991B57" w:rsidRPr="004C5839" w:rsidRDefault="00991B57" w:rsidP="00FE16E6"/>
    <w:p w14:paraId="5E5C120A" w14:textId="37ACB879" w:rsidR="00FE16E6" w:rsidRPr="00EC2A77" w:rsidRDefault="002257B5" w:rsidP="00623A09">
      <w:r>
        <w:t>Présenté par</w:t>
      </w:r>
    </w:p>
    <w:p w14:paraId="0D2D0378" w14:textId="3DA9B0EB" w:rsidR="00FE16E6" w:rsidRPr="00FE16E6" w:rsidRDefault="00623A09" w:rsidP="002257B5">
      <w:pPr>
        <w:rPr>
          <w:b/>
          <w:sz w:val="32"/>
        </w:rPr>
      </w:pPr>
      <w:r w:rsidRPr="00FE16E6">
        <w:rPr>
          <w:b/>
          <w:sz w:val="32"/>
        </w:rPr>
        <w:t xml:space="preserve">Tantely </w:t>
      </w:r>
      <w:r>
        <w:rPr>
          <w:b/>
          <w:sz w:val="32"/>
        </w:rPr>
        <w:t>RANDRIAMAHARAVOMANANA</w:t>
      </w:r>
    </w:p>
    <w:p w14:paraId="12EAD369" w14:textId="77777777" w:rsidR="00FE16E6" w:rsidRDefault="00FE16E6" w:rsidP="00FE16E6"/>
    <w:p w14:paraId="2EE829BC" w14:textId="77777777" w:rsidR="00FE2C78" w:rsidRDefault="00FE2C78" w:rsidP="00FE16E6"/>
    <w:p w14:paraId="1B95D58F" w14:textId="77777777" w:rsidR="00FE2C78" w:rsidRDefault="00FE2C78" w:rsidP="00FE16E6"/>
    <w:p w14:paraId="5E2E94A2" w14:textId="77777777" w:rsidR="00FE2C78" w:rsidRDefault="00FE2C78" w:rsidP="00FE16E6"/>
    <w:p w14:paraId="54C062A6" w14:textId="77777777" w:rsidR="00623A09" w:rsidRDefault="00623A09" w:rsidP="00FE16E6"/>
    <w:p w14:paraId="3BCCF0E3" w14:textId="77777777" w:rsidR="00FE2C78" w:rsidRPr="00FE2C78" w:rsidRDefault="00623A09" w:rsidP="00FE2C78">
      <w:pPr>
        <w:rPr>
          <w:b/>
          <w:sz w:val="28"/>
        </w:rPr>
      </w:pPr>
      <w:r w:rsidRPr="00FE2C78">
        <w:rPr>
          <w:b/>
          <w:sz w:val="28"/>
        </w:rPr>
        <w:t>Date de soutenance : 07 juillet 2017</w:t>
      </w:r>
    </w:p>
    <w:p w14:paraId="59D54DC5" w14:textId="40421100" w:rsidR="00623A09" w:rsidRPr="00FE2C78" w:rsidRDefault="00623A09" w:rsidP="00FE2C78">
      <w:pPr>
        <w:rPr>
          <w:b/>
          <w:sz w:val="28"/>
        </w:rPr>
      </w:pPr>
      <w:r w:rsidRPr="00FE2C78">
        <w:rPr>
          <w:b/>
          <w:sz w:val="28"/>
        </w:rPr>
        <w:t>Encadrant en entreprise : Xavier DESNOYERS</w:t>
      </w:r>
    </w:p>
    <w:p w14:paraId="04D0E865" w14:textId="6B3293CE" w:rsidR="002A3EAE" w:rsidRDefault="00FE2C78" w:rsidP="00FE2C78">
      <w:pPr>
        <w:rPr>
          <w:ins w:id="0" w:author="RANDRIAMAHARAVOMANANA, Tantely" w:date="2017-06-21T16:42:00Z"/>
          <w:rFonts w:ascii="Trebuchet MS" w:eastAsia="Times New Roman" w:hAnsi="Trebuchet MS" w:cs="Times New Roman"/>
          <w:color w:val="000000"/>
          <w:sz w:val="21"/>
          <w:szCs w:val="21"/>
          <w:lang w:eastAsia="fr-FR"/>
        </w:rPr>
      </w:pPr>
      <w:r>
        <w:rPr>
          <w:b/>
          <w:sz w:val="28"/>
        </w:rPr>
        <w:t xml:space="preserve">Encadrant universitaire : </w:t>
      </w:r>
      <w:r w:rsidRPr="00FE2C78">
        <w:rPr>
          <w:b/>
          <w:sz w:val="28"/>
        </w:rPr>
        <w:t>Mourad Chabane OUSSALAH</w:t>
      </w:r>
    </w:p>
    <w:p w14:paraId="325D7EE0" w14:textId="77777777" w:rsidR="00623A09" w:rsidRDefault="002A3EAE" w:rsidP="00623A09">
      <w:pPr>
        <w:rPr>
          <w:rFonts w:ascii="Trebuchet MS" w:eastAsia="Times New Roman" w:hAnsi="Trebuchet MS" w:cs="Times New Roman"/>
          <w:color w:val="000000"/>
          <w:sz w:val="21"/>
          <w:szCs w:val="21"/>
          <w:lang w:eastAsia="fr-FR"/>
        </w:rPr>
      </w:pPr>
      <w:ins w:id="1" w:author="RANDRIAMAHARAVOMANANA, Tantely" w:date="2017-06-21T16:42:00Z">
        <w:r>
          <w:rPr>
            <w:rFonts w:ascii="Trebuchet MS" w:eastAsia="Times New Roman" w:hAnsi="Trebuchet MS" w:cs="Times New Roman"/>
            <w:color w:val="000000"/>
            <w:sz w:val="21"/>
            <w:szCs w:val="21"/>
            <w:lang w:eastAsia="fr-FR"/>
          </w:rPr>
          <w:br w:type="page"/>
        </w:r>
      </w:ins>
    </w:p>
    <w:customXmlInsRangeStart w:id="2" w:author="RANDRIAMAHARAVOMANANA, Tantely" w:date="2017-06-21T16:43:00Z"/>
    <w:sdt>
      <w:sdtPr>
        <w:id w:val="-70402479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customXmlInsRangeEnd w:id="2"/>
        <w:p w14:paraId="2DB0A1E2" w14:textId="7A733FA4" w:rsidR="002A3EAE" w:rsidRDefault="004E2383" w:rsidP="00623A09">
          <w:pPr>
            <w:pStyle w:val="En-ttedetabledesmatires"/>
            <w:jc w:val="center"/>
            <w:rPr>
              <w:ins w:id="3" w:author="RANDRIAMAHARAVOMANANA, Tantely" w:date="2017-06-21T16:43:00Z"/>
            </w:rPr>
            <w:pPrChange w:id="4" w:author="RANDRIAMAHARAVOMANANA, Tantely" w:date="2017-06-21T16:44:00Z">
              <w:pPr>
                <w:pStyle w:val="En-ttedetabledesmatires"/>
              </w:pPr>
            </w:pPrChange>
          </w:pPr>
          <w:ins w:id="5" w:author="RANDRIAMAHARAVOMANANA, Tantely" w:date="2017-06-21T16:44:00Z">
            <w:r w:rsidRPr="004E2383">
              <w:rPr>
                <w:b/>
                <w:sz w:val="52"/>
                <w:rPrChange w:id="6" w:author="RANDRIAMAHARAVOMANANA, Tantely" w:date="2017-06-21T16:44:00Z">
                  <w:rPr/>
                </w:rPrChange>
              </w:rPr>
              <w:t>Sommaire</w:t>
            </w:r>
          </w:ins>
        </w:p>
        <w:p w14:paraId="5F42E828" w14:textId="77777777" w:rsidR="00991B57" w:rsidRDefault="002A3EAE">
          <w:pPr>
            <w:pStyle w:val="TM1"/>
            <w:tabs>
              <w:tab w:val="left" w:pos="440"/>
              <w:tab w:val="right" w:leader="dot" w:pos="9062"/>
            </w:tabs>
            <w:rPr>
              <w:rFonts w:eastAsiaTheme="minorEastAsia"/>
              <w:noProof/>
              <w:lang w:eastAsia="fr-FR"/>
            </w:rPr>
          </w:pPr>
          <w:ins w:id="7" w:author="RANDRIAMAHARAVOMANANA, Tantely" w:date="2017-06-21T16:43:00Z">
            <w:r>
              <w:fldChar w:fldCharType="begin"/>
            </w:r>
            <w:r>
              <w:instrText xml:space="preserve"> TOC \o "1-3" \h \z \u </w:instrText>
            </w:r>
            <w:r>
              <w:fldChar w:fldCharType="separate"/>
            </w:r>
          </w:ins>
          <w:hyperlink w:anchor="_Toc485880931" w:history="1">
            <w:r w:rsidR="00991B57" w:rsidRPr="00153221">
              <w:rPr>
                <w:rStyle w:val="Lienhypertexte"/>
                <w:noProof/>
              </w:rPr>
              <w:t>1.</w:t>
            </w:r>
            <w:r w:rsidR="00991B57">
              <w:rPr>
                <w:rFonts w:eastAsiaTheme="minorEastAsia"/>
                <w:noProof/>
                <w:lang w:eastAsia="fr-FR"/>
              </w:rPr>
              <w:tab/>
            </w:r>
            <w:r w:rsidR="00991B57" w:rsidRPr="00153221">
              <w:rPr>
                <w:rStyle w:val="Lienhypertexte"/>
                <w:noProof/>
              </w:rPr>
              <w:t>Introduction</w:t>
            </w:r>
            <w:r w:rsidR="00991B57">
              <w:rPr>
                <w:noProof/>
                <w:webHidden/>
              </w:rPr>
              <w:tab/>
            </w:r>
            <w:r w:rsidR="00991B57">
              <w:rPr>
                <w:noProof/>
                <w:webHidden/>
              </w:rPr>
              <w:fldChar w:fldCharType="begin"/>
            </w:r>
            <w:r w:rsidR="00991B57">
              <w:rPr>
                <w:noProof/>
                <w:webHidden/>
              </w:rPr>
              <w:instrText xml:space="preserve"> PAGEREF _Toc485880931 \h </w:instrText>
            </w:r>
            <w:r w:rsidR="00991B57">
              <w:rPr>
                <w:noProof/>
                <w:webHidden/>
              </w:rPr>
            </w:r>
            <w:r w:rsidR="00991B57">
              <w:rPr>
                <w:noProof/>
                <w:webHidden/>
              </w:rPr>
              <w:fldChar w:fldCharType="separate"/>
            </w:r>
            <w:r w:rsidR="00991B57">
              <w:rPr>
                <w:noProof/>
                <w:webHidden/>
              </w:rPr>
              <w:t>3</w:t>
            </w:r>
            <w:r w:rsidR="00991B57">
              <w:rPr>
                <w:noProof/>
                <w:webHidden/>
              </w:rPr>
              <w:fldChar w:fldCharType="end"/>
            </w:r>
          </w:hyperlink>
        </w:p>
        <w:p w14:paraId="24D11D13" w14:textId="77777777" w:rsidR="00991B57" w:rsidRDefault="00991B57">
          <w:pPr>
            <w:pStyle w:val="TM1"/>
            <w:tabs>
              <w:tab w:val="left" w:pos="440"/>
              <w:tab w:val="right" w:leader="dot" w:pos="9062"/>
            </w:tabs>
            <w:rPr>
              <w:rFonts w:eastAsiaTheme="minorEastAsia"/>
              <w:noProof/>
              <w:lang w:eastAsia="fr-FR"/>
            </w:rPr>
          </w:pPr>
          <w:hyperlink w:anchor="_Toc485880932" w:history="1">
            <w:r w:rsidRPr="00153221">
              <w:rPr>
                <w:rStyle w:val="Lienhypertexte"/>
                <w:noProof/>
              </w:rPr>
              <w:t>2.</w:t>
            </w:r>
            <w:r>
              <w:rPr>
                <w:rFonts w:eastAsiaTheme="minorEastAsia"/>
                <w:noProof/>
                <w:lang w:eastAsia="fr-FR"/>
              </w:rPr>
              <w:tab/>
            </w:r>
            <w:r w:rsidRPr="00153221">
              <w:rPr>
                <w:rStyle w:val="Lienhypertexte"/>
                <w:noProof/>
              </w:rPr>
              <w:t>Présentation de CAPGEMINI</w:t>
            </w:r>
            <w:r>
              <w:rPr>
                <w:noProof/>
                <w:webHidden/>
              </w:rPr>
              <w:tab/>
            </w:r>
            <w:r>
              <w:rPr>
                <w:noProof/>
                <w:webHidden/>
              </w:rPr>
              <w:fldChar w:fldCharType="begin"/>
            </w:r>
            <w:r>
              <w:rPr>
                <w:noProof/>
                <w:webHidden/>
              </w:rPr>
              <w:instrText xml:space="preserve"> PAGEREF _Toc485880932 \h </w:instrText>
            </w:r>
            <w:r>
              <w:rPr>
                <w:noProof/>
                <w:webHidden/>
              </w:rPr>
            </w:r>
            <w:r>
              <w:rPr>
                <w:noProof/>
                <w:webHidden/>
              </w:rPr>
              <w:fldChar w:fldCharType="separate"/>
            </w:r>
            <w:r>
              <w:rPr>
                <w:noProof/>
                <w:webHidden/>
              </w:rPr>
              <w:t>4</w:t>
            </w:r>
            <w:r>
              <w:rPr>
                <w:noProof/>
                <w:webHidden/>
              </w:rPr>
              <w:fldChar w:fldCharType="end"/>
            </w:r>
          </w:hyperlink>
        </w:p>
        <w:p w14:paraId="055533E1" w14:textId="77777777" w:rsidR="00991B57" w:rsidRDefault="00991B57">
          <w:pPr>
            <w:pStyle w:val="TM2"/>
            <w:tabs>
              <w:tab w:val="left" w:pos="880"/>
              <w:tab w:val="right" w:leader="dot" w:pos="9062"/>
            </w:tabs>
            <w:rPr>
              <w:rFonts w:eastAsiaTheme="minorEastAsia"/>
              <w:noProof/>
              <w:lang w:eastAsia="fr-FR"/>
            </w:rPr>
          </w:pPr>
          <w:hyperlink w:anchor="_Toc485880933" w:history="1">
            <w:r w:rsidRPr="00153221">
              <w:rPr>
                <w:rStyle w:val="Lienhypertexte"/>
                <w:noProof/>
              </w:rPr>
              <w:t>2.1</w:t>
            </w:r>
            <w:r>
              <w:rPr>
                <w:rFonts w:eastAsiaTheme="minorEastAsia"/>
                <w:noProof/>
                <w:lang w:eastAsia="fr-FR"/>
              </w:rPr>
              <w:tab/>
            </w:r>
            <w:r w:rsidRPr="00153221">
              <w:rPr>
                <w:rStyle w:val="Lienhypertexte"/>
                <w:noProof/>
              </w:rPr>
              <w:t>Description générale</w:t>
            </w:r>
            <w:r>
              <w:rPr>
                <w:noProof/>
                <w:webHidden/>
              </w:rPr>
              <w:tab/>
            </w:r>
            <w:r>
              <w:rPr>
                <w:noProof/>
                <w:webHidden/>
              </w:rPr>
              <w:fldChar w:fldCharType="begin"/>
            </w:r>
            <w:r>
              <w:rPr>
                <w:noProof/>
                <w:webHidden/>
              </w:rPr>
              <w:instrText xml:space="preserve"> PAGEREF _Toc485880933 \h </w:instrText>
            </w:r>
            <w:r>
              <w:rPr>
                <w:noProof/>
                <w:webHidden/>
              </w:rPr>
            </w:r>
            <w:r>
              <w:rPr>
                <w:noProof/>
                <w:webHidden/>
              </w:rPr>
              <w:fldChar w:fldCharType="separate"/>
            </w:r>
            <w:r>
              <w:rPr>
                <w:noProof/>
                <w:webHidden/>
              </w:rPr>
              <w:t>5</w:t>
            </w:r>
            <w:r>
              <w:rPr>
                <w:noProof/>
                <w:webHidden/>
              </w:rPr>
              <w:fldChar w:fldCharType="end"/>
            </w:r>
          </w:hyperlink>
        </w:p>
        <w:p w14:paraId="30B3E747" w14:textId="77777777" w:rsidR="00991B57" w:rsidRDefault="00991B57">
          <w:pPr>
            <w:pStyle w:val="TM3"/>
            <w:tabs>
              <w:tab w:val="left" w:pos="1320"/>
              <w:tab w:val="right" w:leader="dot" w:pos="9062"/>
            </w:tabs>
            <w:rPr>
              <w:rFonts w:eastAsiaTheme="minorEastAsia"/>
              <w:noProof/>
              <w:lang w:eastAsia="fr-FR"/>
            </w:rPr>
          </w:pPr>
          <w:hyperlink w:anchor="_Toc485880934" w:history="1">
            <w:r w:rsidRPr="00153221">
              <w:rPr>
                <w:rStyle w:val="Lienhypertexte"/>
                <w:noProof/>
              </w:rPr>
              <w:t>2.1.1</w:t>
            </w:r>
            <w:r>
              <w:rPr>
                <w:rFonts w:eastAsiaTheme="minorEastAsia"/>
                <w:noProof/>
                <w:lang w:eastAsia="fr-FR"/>
              </w:rPr>
              <w:tab/>
            </w:r>
            <w:r w:rsidRPr="00153221">
              <w:rPr>
                <w:rStyle w:val="Lienhypertexte"/>
                <w:noProof/>
              </w:rPr>
              <w:t>Historique</w:t>
            </w:r>
            <w:r>
              <w:rPr>
                <w:noProof/>
                <w:webHidden/>
              </w:rPr>
              <w:tab/>
            </w:r>
            <w:r>
              <w:rPr>
                <w:noProof/>
                <w:webHidden/>
              </w:rPr>
              <w:fldChar w:fldCharType="begin"/>
            </w:r>
            <w:r>
              <w:rPr>
                <w:noProof/>
                <w:webHidden/>
              </w:rPr>
              <w:instrText xml:space="preserve"> PAGEREF _Toc485880934 \h </w:instrText>
            </w:r>
            <w:r>
              <w:rPr>
                <w:noProof/>
                <w:webHidden/>
              </w:rPr>
            </w:r>
            <w:r>
              <w:rPr>
                <w:noProof/>
                <w:webHidden/>
              </w:rPr>
              <w:fldChar w:fldCharType="separate"/>
            </w:r>
            <w:r>
              <w:rPr>
                <w:noProof/>
                <w:webHidden/>
              </w:rPr>
              <w:t>5</w:t>
            </w:r>
            <w:r>
              <w:rPr>
                <w:noProof/>
                <w:webHidden/>
              </w:rPr>
              <w:fldChar w:fldCharType="end"/>
            </w:r>
          </w:hyperlink>
        </w:p>
        <w:p w14:paraId="00BC4C8A" w14:textId="77777777" w:rsidR="00991B57" w:rsidRDefault="00991B57">
          <w:pPr>
            <w:pStyle w:val="TM3"/>
            <w:tabs>
              <w:tab w:val="left" w:pos="1320"/>
              <w:tab w:val="right" w:leader="dot" w:pos="9062"/>
            </w:tabs>
            <w:rPr>
              <w:rFonts w:eastAsiaTheme="minorEastAsia"/>
              <w:noProof/>
              <w:lang w:eastAsia="fr-FR"/>
            </w:rPr>
          </w:pPr>
          <w:hyperlink w:anchor="_Toc485880935" w:history="1">
            <w:r w:rsidRPr="00153221">
              <w:rPr>
                <w:rStyle w:val="Lienhypertexte"/>
                <w:noProof/>
              </w:rPr>
              <w:t>2.1.2</w:t>
            </w:r>
            <w:r>
              <w:rPr>
                <w:rFonts w:eastAsiaTheme="minorEastAsia"/>
                <w:noProof/>
                <w:lang w:eastAsia="fr-FR"/>
              </w:rPr>
              <w:tab/>
            </w:r>
            <w:r w:rsidRPr="00153221">
              <w:rPr>
                <w:rStyle w:val="Lienhypertexte"/>
                <w:noProof/>
              </w:rPr>
              <w:t>Quelques chiffres</w:t>
            </w:r>
            <w:r>
              <w:rPr>
                <w:noProof/>
                <w:webHidden/>
              </w:rPr>
              <w:tab/>
            </w:r>
            <w:r>
              <w:rPr>
                <w:noProof/>
                <w:webHidden/>
              </w:rPr>
              <w:fldChar w:fldCharType="begin"/>
            </w:r>
            <w:r>
              <w:rPr>
                <w:noProof/>
                <w:webHidden/>
              </w:rPr>
              <w:instrText xml:space="preserve"> PAGEREF _Toc485880935 \h </w:instrText>
            </w:r>
            <w:r>
              <w:rPr>
                <w:noProof/>
                <w:webHidden/>
              </w:rPr>
            </w:r>
            <w:r>
              <w:rPr>
                <w:noProof/>
                <w:webHidden/>
              </w:rPr>
              <w:fldChar w:fldCharType="separate"/>
            </w:r>
            <w:r>
              <w:rPr>
                <w:noProof/>
                <w:webHidden/>
              </w:rPr>
              <w:t>6</w:t>
            </w:r>
            <w:r>
              <w:rPr>
                <w:noProof/>
                <w:webHidden/>
              </w:rPr>
              <w:fldChar w:fldCharType="end"/>
            </w:r>
          </w:hyperlink>
        </w:p>
        <w:p w14:paraId="52D0F105" w14:textId="77777777" w:rsidR="00991B57" w:rsidRDefault="00991B57">
          <w:pPr>
            <w:pStyle w:val="TM3"/>
            <w:tabs>
              <w:tab w:val="left" w:pos="1320"/>
              <w:tab w:val="right" w:leader="dot" w:pos="9062"/>
            </w:tabs>
            <w:rPr>
              <w:rFonts w:eastAsiaTheme="minorEastAsia"/>
              <w:noProof/>
              <w:lang w:eastAsia="fr-FR"/>
            </w:rPr>
          </w:pPr>
          <w:hyperlink w:anchor="_Toc485880936" w:history="1">
            <w:r w:rsidRPr="00153221">
              <w:rPr>
                <w:rStyle w:val="Lienhypertexte"/>
                <w:noProof/>
                <w:lang w:eastAsia="en-GB"/>
              </w:rPr>
              <w:t>2.1.3</w:t>
            </w:r>
            <w:r>
              <w:rPr>
                <w:rFonts w:eastAsiaTheme="minorEastAsia"/>
                <w:noProof/>
                <w:lang w:eastAsia="fr-FR"/>
              </w:rPr>
              <w:tab/>
            </w:r>
            <w:r w:rsidRPr="00153221">
              <w:rPr>
                <w:rStyle w:val="Lienhypertexte"/>
                <w:noProof/>
                <w:lang w:eastAsia="en-GB"/>
              </w:rPr>
              <w:t>Les 7 valeurs du groupe</w:t>
            </w:r>
            <w:r>
              <w:rPr>
                <w:noProof/>
                <w:webHidden/>
              </w:rPr>
              <w:tab/>
            </w:r>
            <w:r>
              <w:rPr>
                <w:noProof/>
                <w:webHidden/>
              </w:rPr>
              <w:fldChar w:fldCharType="begin"/>
            </w:r>
            <w:r>
              <w:rPr>
                <w:noProof/>
                <w:webHidden/>
              </w:rPr>
              <w:instrText xml:space="preserve"> PAGEREF _Toc485880936 \h </w:instrText>
            </w:r>
            <w:r>
              <w:rPr>
                <w:noProof/>
                <w:webHidden/>
              </w:rPr>
            </w:r>
            <w:r>
              <w:rPr>
                <w:noProof/>
                <w:webHidden/>
              </w:rPr>
              <w:fldChar w:fldCharType="separate"/>
            </w:r>
            <w:r>
              <w:rPr>
                <w:noProof/>
                <w:webHidden/>
              </w:rPr>
              <w:t>8</w:t>
            </w:r>
            <w:r>
              <w:rPr>
                <w:noProof/>
                <w:webHidden/>
              </w:rPr>
              <w:fldChar w:fldCharType="end"/>
            </w:r>
          </w:hyperlink>
        </w:p>
        <w:p w14:paraId="34BB3113" w14:textId="77777777" w:rsidR="00991B57" w:rsidRDefault="00991B57">
          <w:pPr>
            <w:pStyle w:val="TM2"/>
            <w:tabs>
              <w:tab w:val="left" w:pos="880"/>
              <w:tab w:val="right" w:leader="dot" w:pos="9062"/>
            </w:tabs>
            <w:rPr>
              <w:rFonts w:eastAsiaTheme="minorEastAsia"/>
              <w:noProof/>
              <w:lang w:eastAsia="fr-FR"/>
            </w:rPr>
          </w:pPr>
          <w:hyperlink w:anchor="_Toc485880937" w:history="1">
            <w:r w:rsidRPr="00153221">
              <w:rPr>
                <w:rStyle w:val="Lienhypertexte"/>
                <w:noProof/>
              </w:rPr>
              <w:t>2.2</w:t>
            </w:r>
            <w:r>
              <w:rPr>
                <w:rFonts w:eastAsiaTheme="minorEastAsia"/>
                <w:noProof/>
                <w:lang w:eastAsia="fr-FR"/>
              </w:rPr>
              <w:tab/>
            </w:r>
            <w:r w:rsidRPr="00153221">
              <w:rPr>
                <w:rStyle w:val="Lienhypertexte"/>
                <w:noProof/>
              </w:rPr>
              <w:t>Présentation du cluster GIS</w:t>
            </w:r>
            <w:r>
              <w:rPr>
                <w:noProof/>
                <w:webHidden/>
              </w:rPr>
              <w:tab/>
            </w:r>
            <w:r>
              <w:rPr>
                <w:noProof/>
                <w:webHidden/>
              </w:rPr>
              <w:fldChar w:fldCharType="begin"/>
            </w:r>
            <w:r>
              <w:rPr>
                <w:noProof/>
                <w:webHidden/>
              </w:rPr>
              <w:instrText xml:space="preserve"> PAGEREF _Toc485880937 \h </w:instrText>
            </w:r>
            <w:r>
              <w:rPr>
                <w:noProof/>
                <w:webHidden/>
              </w:rPr>
            </w:r>
            <w:r>
              <w:rPr>
                <w:noProof/>
                <w:webHidden/>
              </w:rPr>
              <w:fldChar w:fldCharType="separate"/>
            </w:r>
            <w:r>
              <w:rPr>
                <w:noProof/>
                <w:webHidden/>
              </w:rPr>
              <w:t>9</w:t>
            </w:r>
            <w:r>
              <w:rPr>
                <w:noProof/>
                <w:webHidden/>
              </w:rPr>
              <w:fldChar w:fldCharType="end"/>
            </w:r>
          </w:hyperlink>
        </w:p>
        <w:p w14:paraId="0C566632" w14:textId="77777777" w:rsidR="00991B57" w:rsidRDefault="00991B57">
          <w:pPr>
            <w:pStyle w:val="TM1"/>
            <w:tabs>
              <w:tab w:val="left" w:pos="440"/>
              <w:tab w:val="right" w:leader="dot" w:pos="9062"/>
            </w:tabs>
            <w:rPr>
              <w:rFonts w:eastAsiaTheme="minorEastAsia"/>
              <w:noProof/>
              <w:lang w:eastAsia="fr-FR"/>
            </w:rPr>
          </w:pPr>
          <w:hyperlink w:anchor="_Toc485880938" w:history="1">
            <w:r w:rsidRPr="00153221">
              <w:rPr>
                <w:rStyle w:val="Lienhypertexte"/>
                <w:noProof/>
              </w:rPr>
              <w:t>3.</w:t>
            </w:r>
            <w:r>
              <w:rPr>
                <w:rFonts w:eastAsiaTheme="minorEastAsia"/>
                <w:noProof/>
                <w:lang w:eastAsia="fr-FR"/>
              </w:rPr>
              <w:tab/>
            </w:r>
            <w:r w:rsidRPr="00153221">
              <w:rPr>
                <w:rStyle w:val="Lienhypertexte"/>
                <w:noProof/>
              </w:rPr>
              <w:t>Présentation du projet</w:t>
            </w:r>
            <w:r>
              <w:rPr>
                <w:noProof/>
                <w:webHidden/>
              </w:rPr>
              <w:tab/>
            </w:r>
            <w:r>
              <w:rPr>
                <w:noProof/>
                <w:webHidden/>
              </w:rPr>
              <w:fldChar w:fldCharType="begin"/>
            </w:r>
            <w:r>
              <w:rPr>
                <w:noProof/>
                <w:webHidden/>
              </w:rPr>
              <w:instrText xml:space="preserve"> PAGEREF _Toc485880938 \h </w:instrText>
            </w:r>
            <w:r>
              <w:rPr>
                <w:noProof/>
                <w:webHidden/>
              </w:rPr>
            </w:r>
            <w:r>
              <w:rPr>
                <w:noProof/>
                <w:webHidden/>
              </w:rPr>
              <w:fldChar w:fldCharType="separate"/>
            </w:r>
            <w:r>
              <w:rPr>
                <w:noProof/>
                <w:webHidden/>
              </w:rPr>
              <w:t>10</w:t>
            </w:r>
            <w:r>
              <w:rPr>
                <w:noProof/>
                <w:webHidden/>
              </w:rPr>
              <w:fldChar w:fldCharType="end"/>
            </w:r>
          </w:hyperlink>
        </w:p>
        <w:p w14:paraId="699B39CB" w14:textId="77777777" w:rsidR="00991B57" w:rsidRDefault="00991B57">
          <w:pPr>
            <w:pStyle w:val="TM2"/>
            <w:tabs>
              <w:tab w:val="left" w:pos="880"/>
              <w:tab w:val="right" w:leader="dot" w:pos="9062"/>
            </w:tabs>
            <w:rPr>
              <w:rFonts w:eastAsiaTheme="minorEastAsia"/>
              <w:noProof/>
              <w:lang w:eastAsia="fr-FR"/>
            </w:rPr>
          </w:pPr>
          <w:hyperlink w:anchor="_Toc485880939" w:history="1">
            <w:r w:rsidRPr="00153221">
              <w:rPr>
                <w:rStyle w:val="Lienhypertexte"/>
                <w:noProof/>
              </w:rPr>
              <w:t>3.1</w:t>
            </w:r>
            <w:r>
              <w:rPr>
                <w:rFonts w:eastAsiaTheme="minorEastAsia"/>
                <w:noProof/>
                <w:lang w:eastAsia="fr-FR"/>
              </w:rPr>
              <w:tab/>
            </w:r>
            <w:r w:rsidRPr="00153221">
              <w:rPr>
                <w:rStyle w:val="Lienhypertexte"/>
                <w:noProof/>
              </w:rPr>
              <w:t>Contexte général</w:t>
            </w:r>
            <w:r>
              <w:rPr>
                <w:noProof/>
                <w:webHidden/>
              </w:rPr>
              <w:tab/>
            </w:r>
            <w:r>
              <w:rPr>
                <w:noProof/>
                <w:webHidden/>
              </w:rPr>
              <w:fldChar w:fldCharType="begin"/>
            </w:r>
            <w:r>
              <w:rPr>
                <w:noProof/>
                <w:webHidden/>
              </w:rPr>
              <w:instrText xml:space="preserve"> PAGEREF _Toc485880939 \h </w:instrText>
            </w:r>
            <w:r>
              <w:rPr>
                <w:noProof/>
                <w:webHidden/>
              </w:rPr>
            </w:r>
            <w:r>
              <w:rPr>
                <w:noProof/>
                <w:webHidden/>
              </w:rPr>
              <w:fldChar w:fldCharType="separate"/>
            </w:r>
            <w:r>
              <w:rPr>
                <w:noProof/>
                <w:webHidden/>
              </w:rPr>
              <w:t>10</w:t>
            </w:r>
            <w:r>
              <w:rPr>
                <w:noProof/>
                <w:webHidden/>
              </w:rPr>
              <w:fldChar w:fldCharType="end"/>
            </w:r>
          </w:hyperlink>
        </w:p>
        <w:p w14:paraId="03051257" w14:textId="77777777" w:rsidR="00991B57" w:rsidRDefault="00991B57">
          <w:pPr>
            <w:pStyle w:val="TM2"/>
            <w:tabs>
              <w:tab w:val="left" w:pos="880"/>
              <w:tab w:val="right" w:leader="dot" w:pos="9062"/>
            </w:tabs>
            <w:rPr>
              <w:rFonts w:eastAsiaTheme="minorEastAsia"/>
              <w:noProof/>
              <w:lang w:eastAsia="fr-FR"/>
            </w:rPr>
          </w:pPr>
          <w:hyperlink w:anchor="_Toc485880940" w:history="1">
            <w:r w:rsidRPr="00153221">
              <w:rPr>
                <w:rStyle w:val="Lienhypertexte"/>
                <w:rFonts w:eastAsia="Times New Roman"/>
                <w:noProof/>
              </w:rPr>
              <w:t>3.2</w:t>
            </w:r>
            <w:r>
              <w:rPr>
                <w:rFonts w:eastAsiaTheme="minorEastAsia"/>
                <w:noProof/>
                <w:lang w:eastAsia="fr-FR"/>
              </w:rPr>
              <w:tab/>
            </w:r>
            <w:r w:rsidRPr="00153221">
              <w:rPr>
                <w:rStyle w:val="Lienhypertexte"/>
                <w:rFonts w:eastAsia="Times New Roman"/>
                <w:noProof/>
              </w:rPr>
              <w:t>Description de SERT</w:t>
            </w:r>
            <w:r>
              <w:rPr>
                <w:noProof/>
                <w:webHidden/>
              </w:rPr>
              <w:tab/>
            </w:r>
            <w:r>
              <w:rPr>
                <w:noProof/>
                <w:webHidden/>
              </w:rPr>
              <w:fldChar w:fldCharType="begin"/>
            </w:r>
            <w:r>
              <w:rPr>
                <w:noProof/>
                <w:webHidden/>
              </w:rPr>
              <w:instrText xml:space="preserve"> PAGEREF _Toc485880940 \h </w:instrText>
            </w:r>
            <w:r>
              <w:rPr>
                <w:noProof/>
                <w:webHidden/>
              </w:rPr>
            </w:r>
            <w:r>
              <w:rPr>
                <w:noProof/>
                <w:webHidden/>
              </w:rPr>
              <w:fldChar w:fldCharType="separate"/>
            </w:r>
            <w:r>
              <w:rPr>
                <w:noProof/>
                <w:webHidden/>
              </w:rPr>
              <w:t>11</w:t>
            </w:r>
            <w:r>
              <w:rPr>
                <w:noProof/>
                <w:webHidden/>
              </w:rPr>
              <w:fldChar w:fldCharType="end"/>
            </w:r>
          </w:hyperlink>
        </w:p>
        <w:p w14:paraId="749D552A" w14:textId="77777777" w:rsidR="00991B57" w:rsidRDefault="00991B57">
          <w:pPr>
            <w:pStyle w:val="TM2"/>
            <w:tabs>
              <w:tab w:val="left" w:pos="880"/>
              <w:tab w:val="right" w:leader="dot" w:pos="9062"/>
            </w:tabs>
            <w:rPr>
              <w:rFonts w:eastAsiaTheme="minorEastAsia"/>
              <w:noProof/>
              <w:lang w:eastAsia="fr-FR"/>
            </w:rPr>
          </w:pPr>
          <w:hyperlink w:anchor="_Toc485880941" w:history="1">
            <w:r w:rsidRPr="00153221">
              <w:rPr>
                <w:rStyle w:val="Lienhypertexte"/>
                <w:rFonts w:eastAsia="Times New Roman"/>
                <w:noProof/>
              </w:rPr>
              <w:t>3.3</w:t>
            </w:r>
            <w:r>
              <w:rPr>
                <w:rFonts w:eastAsiaTheme="minorEastAsia"/>
                <w:noProof/>
                <w:lang w:eastAsia="fr-FR"/>
              </w:rPr>
              <w:tab/>
            </w:r>
            <w:r w:rsidRPr="00153221">
              <w:rPr>
                <w:rStyle w:val="Lienhypertexte"/>
                <w:rFonts w:eastAsia="Times New Roman"/>
                <w:noProof/>
              </w:rPr>
              <w:t>Analyse de l’existant</w:t>
            </w:r>
            <w:r>
              <w:rPr>
                <w:noProof/>
                <w:webHidden/>
              </w:rPr>
              <w:tab/>
            </w:r>
            <w:r>
              <w:rPr>
                <w:noProof/>
                <w:webHidden/>
              </w:rPr>
              <w:fldChar w:fldCharType="begin"/>
            </w:r>
            <w:r>
              <w:rPr>
                <w:noProof/>
                <w:webHidden/>
              </w:rPr>
              <w:instrText xml:space="preserve"> PAGEREF _Toc485880941 \h </w:instrText>
            </w:r>
            <w:r>
              <w:rPr>
                <w:noProof/>
                <w:webHidden/>
              </w:rPr>
            </w:r>
            <w:r>
              <w:rPr>
                <w:noProof/>
                <w:webHidden/>
              </w:rPr>
              <w:fldChar w:fldCharType="separate"/>
            </w:r>
            <w:r>
              <w:rPr>
                <w:noProof/>
                <w:webHidden/>
              </w:rPr>
              <w:t>11</w:t>
            </w:r>
            <w:r>
              <w:rPr>
                <w:noProof/>
                <w:webHidden/>
              </w:rPr>
              <w:fldChar w:fldCharType="end"/>
            </w:r>
          </w:hyperlink>
        </w:p>
        <w:p w14:paraId="52D929FD" w14:textId="77777777" w:rsidR="00991B57" w:rsidRDefault="00991B57">
          <w:pPr>
            <w:pStyle w:val="TM3"/>
            <w:tabs>
              <w:tab w:val="left" w:pos="1320"/>
              <w:tab w:val="right" w:leader="dot" w:pos="9062"/>
            </w:tabs>
            <w:rPr>
              <w:rFonts w:eastAsiaTheme="minorEastAsia"/>
              <w:noProof/>
              <w:lang w:eastAsia="fr-FR"/>
            </w:rPr>
          </w:pPr>
          <w:hyperlink w:anchor="_Toc485880942" w:history="1">
            <w:r w:rsidRPr="00153221">
              <w:rPr>
                <w:rStyle w:val="Lienhypertexte"/>
                <w:noProof/>
              </w:rPr>
              <w:t>3.3.1</w:t>
            </w:r>
            <w:r>
              <w:rPr>
                <w:rFonts w:eastAsiaTheme="minorEastAsia"/>
                <w:noProof/>
                <w:lang w:eastAsia="fr-FR"/>
              </w:rPr>
              <w:tab/>
            </w:r>
            <w:r w:rsidRPr="00153221">
              <w:rPr>
                <w:rStyle w:val="Lienhypertexte"/>
                <w:noProof/>
              </w:rPr>
              <w:t>Fonctionnement actuel de SERT</w:t>
            </w:r>
            <w:r>
              <w:rPr>
                <w:noProof/>
                <w:webHidden/>
              </w:rPr>
              <w:tab/>
            </w:r>
            <w:r>
              <w:rPr>
                <w:noProof/>
                <w:webHidden/>
              </w:rPr>
              <w:fldChar w:fldCharType="begin"/>
            </w:r>
            <w:r>
              <w:rPr>
                <w:noProof/>
                <w:webHidden/>
              </w:rPr>
              <w:instrText xml:space="preserve"> PAGEREF _Toc485880942 \h </w:instrText>
            </w:r>
            <w:r>
              <w:rPr>
                <w:noProof/>
                <w:webHidden/>
              </w:rPr>
            </w:r>
            <w:r>
              <w:rPr>
                <w:noProof/>
                <w:webHidden/>
              </w:rPr>
              <w:fldChar w:fldCharType="separate"/>
            </w:r>
            <w:r>
              <w:rPr>
                <w:noProof/>
                <w:webHidden/>
              </w:rPr>
              <w:t>11</w:t>
            </w:r>
            <w:r>
              <w:rPr>
                <w:noProof/>
                <w:webHidden/>
              </w:rPr>
              <w:fldChar w:fldCharType="end"/>
            </w:r>
          </w:hyperlink>
        </w:p>
        <w:p w14:paraId="702CB7E2" w14:textId="77777777" w:rsidR="00991B57" w:rsidRDefault="00991B57">
          <w:pPr>
            <w:pStyle w:val="TM3"/>
            <w:tabs>
              <w:tab w:val="left" w:pos="1320"/>
              <w:tab w:val="right" w:leader="dot" w:pos="9062"/>
            </w:tabs>
            <w:rPr>
              <w:rFonts w:eastAsiaTheme="minorEastAsia"/>
              <w:noProof/>
              <w:lang w:eastAsia="fr-FR"/>
            </w:rPr>
          </w:pPr>
          <w:hyperlink w:anchor="_Toc485880943" w:history="1">
            <w:r w:rsidRPr="00153221">
              <w:rPr>
                <w:rStyle w:val="Lienhypertexte"/>
                <w:rFonts w:eastAsia="Times New Roman"/>
                <w:noProof/>
                <w:lang w:eastAsia="fr-FR"/>
              </w:rPr>
              <w:t>3.3.2</w:t>
            </w:r>
            <w:r>
              <w:rPr>
                <w:rFonts w:eastAsiaTheme="minorEastAsia"/>
                <w:noProof/>
                <w:lang w:eastAsia="fr-FR"/>
              </w:rPr>
              <w:tab/>
            </w:r>
            <w:r w:rsidRPr="00153221">
              <w:rPr>
                <w:rStyle w:val="Lienhypertexte"/>
                <w:rFonts w:eastAsia="Times New Roman"/>
                <w:noProof/>
                <w:lang w:eastAsia="fr-FR"/>
              </w:rPr>
              <w:t>Architecture logique de SERT</w:t>
            </w:r>
            <w:r>
              <w:rPr>
                <w:noProof/>
                <w:webHidden/>
              </w:rPr>
              <w:tab/>
            </w:r>
            <w:r>
              <w:rPr>
                <w:noProof/>
                <w:webHidden/>
              </w:rPr>
              <w:fldChar w:fldCharType="begin"/>
            </w:r>
            <w:r>
              <w:rPr>
                <w:noProof/>
                <w:webHidden/>
              </w:rPr>
              <w:instrText xml:space="preserve"> PAGEREF _Toc485880943 \h </w:instrText>
            </w:r>
            <w:r>
              <w:rPr>
                <w:noProof/>
                <w:webHidden/>
              </w:rPr>
            </w:r>
            <w:r>
              <w:rPr>
                <w:noProof/>
                <w:webHidden/>
              </w:rPr>
              <w:fldChar w:fldCharType="separate"/>
            </w:r>
            <w:r>
              <w:rPr>
                <w:noProof/>
                <w:webHidden/>
              </w:rPr>
              <w:t>14</w:t>
            </w:r>
            <w:r>
              <w:rPr>
                <w:noProof/>
                <w:webHidden/>
              </w:rPr>
              <w:fldChar w:fldCharType="end"/>
            </w:r>
          </w:hyperlink>
        </w:p>
        <w:p w14:paraId="7E97454B" w14:textId="77777777" w:rsidR="00991B57" w:rsidRDefault="00991B57">
          <w:pPr>
            <w:pStyle w:val="TM3"/>
            <w:tabs>
              <w:tab w:val="left" w:pos="1320"/>
              <w:tab w:val="right" w:leader="dot" w:pos="9062"/>
            </w:tabs>
            <w:rPr>
              <w:rFonts w:eastAsiaTheme="minorEastAsia"/>
              <w:noProof/>
              <w:lang w:eastAsia="fr-FR"/>
            </w:rPr>
          </w:pPr>
          <w:hyperlink w:anchor="_Toc485880944" w:history="1">
            <w:r w:rsidRPr="00153221">
              <w:rPr>
                <w:rStyle w:val="Lienhypertexte"/>
                <w:noProof/>
              </w:rPr>
              <w:t>3.3.1</w:t>
            </w:r>
            <w:r>
              <w:rPr>
                <w:rFonts w:eastAsiaTheme="minorEastAsia"/>
                <w:noProof/>
                <w:lang w:eastAsia="fr-FR"/>
              </w:rPr>
              <w:tab/>
            </w:r>
            <w:r w:rsidRPr="00153221">
              <w:rPr>
                <w:rStyle w:val="Lienhypertexte"/>
                <w:noProof/>
              </w:rPr>
              <w:t>Modèle conceptuel de données</w:t>
            </w:r>
            <w:r>
              <w:rPr>
                <w:noProof/>
                <w:webHidden/>
              </w:rPr>
              <w:tab/>
            </w:r>
            <w:r>
              <w:rPr>
                <w:noProof/>
                <w:webHidden/>
              </w:rPr>
              <w:fldChar w:fldCharType="begin"/>
            </w:r>
            <w:r>
              <w:rPr>
                <w:noProof/>
                <w:webHidden/>
              </w:rPr>
              <w:instrText xml:space="preserve"> PAGEREF _Toc485880944 \h </w:instrText>
            </w:r>
            <w:r>
              <w:rPr>
                <w:noProof/>
                <w:webHidden/>
              </w:rPr>
            </w:r>
            <w:r>
              <w:rPr>
                <w:noProof/>
                <w:webHidden/>
              </w:rPr>
              <w:fldChar w:fldCharType="separate"/>
            </w:r>
            <w:r>
              <w:rPr>
                <w:noProof/>
                <w:webHidden/>
              </w:rPr>
              <w:t>19</w:t>
            </w:r>
            <w:r>
              <w:rPr>
                <w:noProof/>
                <w:webHidden/>
              </w:rPr>
              <w:fldChar w:fldCharType="end"/>
            </w:r>
          </w:hyperlink>
        </w:p>
        <w:p w14:paraId="0C4A598B" w14:textId="77777777" w:rsidR="00991B57" w:rsidRDefault="00991B57">
          <w:pPr>
            <w:pStyle w:val="TM3"/>
            <w:tabs>
              <w:tab w:val="left" w:pos="1320"/>
              <w:tab w:val="right" w:leader="dot" w:pos="9062"/>
            </w:tabs>
            <w:rPr>
              <w:rFonts w:eastAsiaTheme="minorEastAsia"/>
              <w:noProof/>
              <w:lang w:eastAsia="fr-FR"/>
            </w:rPr>
          </w:pPr>
          <w:hyperlink w:anchor="_Toc485880945" w:history="1">
            <w:r w:rsidRPr="00153221">
              <w:rPr>
                <w:rStyle w:val="Lienhypertexte"/>
                <w:noProof/>
              </w:rPr>
              <w:t>3.3.2</w:t>
            </w:r>
            <w:r>
              <w:rPr>
                <w:rFonts w:eastAsiaTheme="minorEastAsia"/>
                <w:noProof/>
                <w:lang w:eastAsia="fr-FR"/>
              </w:rPr>
              <w:tab/>
            </w:r>
            <w:r w:rsidRPr="00153221">
              <w:rPr>
                <w:rStyle w:val="Lienhypertexte"/>
                <w:noProof/>
              </w:rPr>
              <w:t>Structure des codes sources de l’application</w:t>
            </w:r>
            <w:r>
              <w:rPr>
                <w:noProof/>
                <w:webHidden/>
              </w:rPr>
              <w:tab/>
            </w:r>
            <w:r>
              <w:rPr>
                <w:noProof/>
                <w:webHidden/>
              </w:rPr>
              <w:fldChar w:fldCharType="begin"/>
            </w:r>
            <w:r>
              <w:rPr>
                <w:noProof/>
                <w:webHidden/>
              </w:rPr>
              <w:instrText xml:space="preserve"> PAGEREF _Toc485880945 \h </w:instrText>
            </w:r>
            <w:r>
              <w:rPr>
                <w:noProof/>
                <w:webHidden/>
              </w:rPr>
            </w:r>
            <w:r>
              <w:rPr>
                <w:noProof/>
                <w:webHidden/>
              </w:rPr>
              <w:fldChar w:fldCharType="separate"/>
            </w:r>
            <w:r>
              <w:rPr>
                <w:noProof/>
                <w:webHidden/>
              </w:rPr>
              <w:t>21</w:t>
            </w:r>
            <w:r>
              <w:rPr>
                <w:noProof/>
                <w:webHidden/>
              </w:rPr>
              <w:fldChar w:fldCharType="end"/>
            </w:r>
          </w:hyperlink>
        </w:p>
        <w:p w14:paraId="1B59D063" w14:textId="77777777" w:rsidR="00991B57" w:rsidRDefault="00991B57">
          <w:pPr>
            <w:pStyle w:val="TM2"/>
            <w:tabs>
              <w:tab w:val="left" w:pos="880"/>
              <w:tab w:val="right" w:leader="dot" w:pos="9062"/>
            </w:tabs>
            <w:rPr>
              <w:rFonts w:eastAsiaTheme="minorEastAsia"/>
              <w:noProof/>
              <w:lang w:eastAsia="fr-FR"/>
            </w:rPr>
          </w:pPr>
          <w:hyperlink w:anchor="_Toc485881054" w:history="1">
            <w:r w:rsidRPr="00153221">
              <w:rPr>
                <w:rStyle w:val="Lienhypertexte"/>
                <w:noProof/>
              </w:rPr>
              <w:t>3.4</w:t>
            </w:r>
            <w:r>
              <w:rPr>
                <w:rFonts w:eastAsiaTheme="minorEastAsia"/>
                <w:noProof/>
                <w:lang w:eastAsia="fr-FR"/>
              </w:rPr>
              <w:tab/>
            </w:r>
            <w:r w:rsidRPr="00153221">
              <w:rPr>
                <w:rStyle w:val="Lienhypertexte"/>
                <w:noProof/>
              </w:rPr>
              <w:t>Objectifs du projet</w:t>
            </w:r>
            <w:r>
              <w:rPr>
                <w:noProof/>
                <w:webHidden/>
              </w:rPr>
              <w:tab/>
            </w:r>
            <w:r>
              <w:rPr>
                <w:noProof/>
                <w:webHidden/>
              </w:rPr>
              <w:fldChar w:fldCharType="begin"/>
            </w:r>
            <w:r>
              <w:rPr>
                <w:noProof/>
                <w:webHidden/>
              </w:rPr>
              <w:instrText xml:space="preserve"> PAGEREF _Toc485881054 \h </w:instrText>
            </w:r>
            <w:r>
              <w:rPr>
                <w:noProof/>
                <w:webHidden/>
              </w:rPr>
            </w:r>
            <w:r>
              <w:rPr>
                <w:noProof/>
                <w:webHidden/>
              </w:rPr>
              <w:fldChar w:fldCharType="separate"/>
            </w:r>
            <w:r>
              <w:rPr>
                <w:noProof/>
                <w:webHidden/>
              </w:rPr>
              <w:t>22</w:t>
            </w:r>
            <w:r>
              <w:rPr>
                <w:noProof/>
                <w:webHidden/>
              </w:rPr>
              <w:fldChar w:fldCharType="end"/>
            </w:r>
          </w:hyperlink>
        </w:p>
        <w:p w14:paraId="5F9C23DB" w14:textId="77777777" w:rsidR="00991B57" w:rsidRDefault="00991B57">
          <w:pPr>
            <w:pStyle w:val="TM2"/>
            <w:tabs>
              <w:tab w:val="left" w:pos="880"/>
              <w:tab w:val="right" w:leader="dot" w:pos="9062"/>
            </w:tabs>
            <w:rPr>
              <w:rFonts w:eastAsiaTheme="minorEastAsia"/>
              <w:noProof/>
              <w:lang w:eastAsia="fr-FR"/>
            </w:rPr>
          </w:pPr>
          <w:hyperlink w:anchor="_Toc485881068" w:history="1">
            <w:r w:rsidRPr="00153221">
              <w:rPr>
                <w:rStyle w:val="Lienhypertexte"/>
                <w:rFonts w:eastAsia="Times New Roman"/>
                <w:noProof/>
              </w:rPr>
              <w:t>3.1</w:t>
            </w:r>
            <w:r>
              <w:rPr>
                <w:rFonts w:eastAsiaTheme="minorEastAsia"/>
                <w:noProof/>
                <w:lang w:eastAsia="fr-FR"/>
              </w:rPr>
              <w:tab/>
            </w:r>
            <w:r w:rsidRPr="00153221">
              <w:rPr>
                <w:rStyle w:val="Lienhypertexte"/>
                <w:rFonts w:eastAsia="Times New Roman"/>
                <w:noProof/>
              </w:rPr>
              <w:t>Missions</w:t>
            </w:r>
            <w:r>
              <w:rPr>
                <w:noProof/>
                <w:webHidden/>
              </w:rPr>
              <w:tab/>
            </w:r>
            <w:r>
              <w:rPr>
                <w:noProof/>
                <w:webHidden/>
              </w:rPr>
              <w:fldChar w:fldCharType="begin"/>
            </w:r>
            <w:r>
              <w:rPr>
                <w:noProof/>
                <w:webHidden/>
              </w:rPr>
              <w:instrText xml:space="preserve"> PAGEREF _Toc485881068 \h </w:instrText>
            </w:r>
            <w:r>
              <w:rPr>
                <w:noProof/>
                <w:webHidden/>
              </w:rPr>
            </w:r>
            <w:r>
              <w:rPr>
                <w:noProof/>
                <w:webHidden/>
              </w:rPr>
              <w:fldChar w:fldCharType="separate"/>
            </w:r>
            <w:r>
              <w:rPr>
                <w:noProof/>
                <w:webHidden/>
              </w:rPr>
              <w:t>22</w:t>
            </w:r>
            <w:r>
              <w:rPr>
                <w:noProof/>
                <w:webHidden/>
              </w:rPr>
              <w:fldChar w:fldCharType="end"/>
            </w:r>
          </w:hyperlink>
        </w:p>
        <w:p w14:paraId="041863C0" w14:textId="77777777" w:rsidR="00991B57" w:rsidRDefault="00991B57">
          <w:pPr>
            <w:pStyle w:val="TM2"/>
            <w:tabs>
              <w:tab w:val="left" w:pos="880"/>
              <w:tab w:val="right" w:leader="dot" w:pos="9062"/>
            </w:tabs>
            <w:rPr>
              <w:rFonts w:eastAsiaTheme="minorEastAsia"/>
              <w:noProof/>
              <w:lang w:eastAsia="fr-FR"/>
            </w:rPr>
          </w:pPr>
          <w:hyperlink w:anchor="_Toc485881069" w:history="1">
            <w:r w:rsidRPr="00153221">
              <w:rPr>
                <w:rStyle w:val="Lienhypertexte"/>
                <w:noProof/>
              </w:rPr>
              <w:t>3.2</w:t>
            </w:r>
            <w:r>
              <w:rPr>
                <w:rFonts w:eastAsiaTheme="minorEastAsia"/>
                <w:noProof/>
                <w:lang w:eastAsia="fr-FR"/>
              </w:rPr>
              <w:tab/>
            </w:r>
            <w:r w:rsidRPr="00153221">
              <w:rPr>
                <w:rStyle w:val="Lienhypertexte"/>
                <w:noProof/>
              </w:rPr>
              <w:t>Gestion de projet &amp; qualité logicielle</w:t>
            </w:r>
            <w:r>
              <w:rPr>
                <w:noProof/>
                <w:webHidden/>
              </w:rPr>
              <w:tab/>
            </w:r>
            <w:r>
              <w:rPr>
                <w:noProof/>
                <w:webHidden/>
              </w:rPr>
              <w:fldChar w:fldCharType="begin"/>
            </w:r>
            <w:r>
              <w:rPr>
                <w:noProof/>
                <w:webHidden/>
              </w:rPr>
              <w:instrText xml:space="preserve"> PAGEREF _Toc485881069 \h </w:instrText>
            </w:r>
            <w:r>
              <w:rPr>
                <w:noProof/>
                <w:webHidden/>
              </w:rPr>
            </w:r>
            <w:r>
              <w:rPr>
                <w:noProof/>
                <w:webHidden/>
              </w:rPr>
              <w:fldChar w:fldCharType="separate"/>
            </w:r>
            <w:r>
              <w:rPr>
                <w:noProof/>
                <w:webHidden/>
              </w:rPr>
              <w:t>22</w:t>
            </w:r>
            <w:r>
              <w:rPr>
                <w:noProof/>
                <w:webHidden/>
              </w:rPr>
              <w:fldChar w:fldCharType="end"/>
            </w:r>
          </w:hyperlink>
        </w:p>
        <w:p w14:paraId="36B77266" w14:textId="77777777" w:rsidR="00991B57" w:rsidRDefault="00991B57">
          <w:pPr>
            <w:pStyle w:val="TM3"/>
            <w:tabs>
              <w:tab w:val="left" w:pos="1320"/>
              <w:tab w:val="right" w:leader="dot" w:pos="9062"/>
            </w:tabs>
            <w:rPr>
              <w:rFonts w:eastAsiaTheme="minorEastAsia"/>
              <w:noProof/>
              <w:lang w:eastAsia="fr-FR"/>
            </w:rPr>
          </w:pPr>
          <w:hyperlink w:anchor="_Toc485881070" w:history="1">
            <w:r w:rsidRPr="00153221">
              <w:rPr>
                <w:rStyle w:val="Lienhypertexte"/>
                <w:rFonts w:eastAsia="Times New Roman"/>
                <w:noProof/>
              </w:rPr>
              <w:t>3.2.1</w:t>
            </w:r>
            <w:r>
              <w:rPr>
                <w:rFonts w:eastAsiaTheme="minorEastAsia"/>
                <w:noProof/>
                <w:lang w:eastAsia="fr-FR"/>
              </w:rPr>
              <w:tab/>
            </w:r>
            <w:r w:rsidRPr="00153221">
              <w:rPr>
                <w:rStyle w:val="Lienhypertexte"/>
                <w:rFonts w:eastAsia="Times New Roman"/>
                <w:noProof/>
              </w:rPr>
              <w:t>Conduite de projet</w:t>
            </w:r>
            <w:r>
              <w:rPr>
                <w:noProof/>
                <w:webHidden/>
              </w:rPr>
              <w:tab/>
            </w:r>
            <w:r>
              <w:rPr>
                <w:noProof/>
                <w:webHidden/>
              </w:rPr>
              <w:fldChar w:fldCharType="begin"/>
            </w:r>
            <w:r>
              <w:rPr>
                <w:noProof/>
                <w:webHidden/>
              </w:rPr>
              <w:instrText xml:space="preserve"> PAGEREF _Toc485881070 \h </w:instrText>
            </w:r>
            <w:r>
              <w:rPr>
                <w:noProof/>
                <w:webHidden/>
              </w:rPr>
            </w:r>
            <w:r>
              <w:rPr>
                <w:noProof/>
                <w:webHidden/>
              </w:rPr>
              <w:fldChar w:fldCharType="separate"/>
            </w:r>
            <w:r>
              <w:rPr>
                <w:noProof/>
                <w:webHidden/>
              </w:rPr>
              <w:t>22</w:t>
            </w:r>
            <w:r>
              <w:rPr>
                <w:noProof/>
                <w:webHidden/>
              </w:rPr>
              <w:fldChar w:fldCharType="end"/>
            </w:r>
          </w:hyperlink>
        </w:p>
        <w:p w14:paraId="36AC8EFE" w14:textId="77777777" w:rsidR="00991B57" w:rsidRDefault="00991B57">
          <w:pPr>
            <w:pStyle w:val="TM3"/>
            <w:tabs>
              <w:tab w:val="left" w:pos="1320"/>
              <w:tab w:val="right" w:leader="dot" w:pos="9062"/>
            </w:tabs>
            <w:rPr>
              <w:rFonts w:eastAsiaTheme="minorEastAsia"/>
              <w:noProof/>
              <w:lang w:eastAsia="fr-FR"/>
            </w:rPr>
          </w:pPr>
          <w:hyperlink w:anchor="_Toc485881071" w:history="1">
            <w:r w:rsidRPr="00153221">
              <w:rPr>
                <w:rStyle w:val="Lienhypertexte"/>
                <w:rFonts w:eastAsia="Times New Roman"/>
                <w:noProof/>
              </w:rPr>
              <w:t>3.2.2</w:t>
            </w:r>
            <w:r>
              <w:rPr>
                <w:rFonts w:eastAsiaTheme="minorEastAsia"/>
                <w:noProof/>
                <w:lang w:eastAsia="fr-FR"/>
              </w:rPr>
              <w:tab/>
            </w:r>
            <w:r w:rsidRPr="00153221">
              <w:rPr>
                <w:rStyle w:val="Lienhypertexte"/>
                <w:rFonts w:eastAsia="Times New Roman"/>
                <w:noProof/>
              </w:rPr>
              <w:t>Environnements de test</w:t>
            </w:r>
            <w:r>
              <w:rPr>
                <w:noProof/>
                <w:webHidden/>
              </w:rPr>
              <w:tab/>
            </w:r>
            <w:r>
              <w:rPr>
                <w:noProof/>
                <w:webHidden/>
              </w:rPr>
              <w:fldChar w:fldCharType="begin"/>
            </w:r>
            <w:r>
              <w:rPr>
                <w:noProof/>
                <w:webHidden/>
              </w:rPr>
              <w:instrText xml:space="preserve"> PAGEREF _Toc485881071 \h </w:instrText>
            </w:r>
            <w:r>
              <w:rPr>
                <w:noProof/>
                <w:webHidden/>
              </w:rPr>
            </w:r>
            <w:r>
              <w:rPr>
                <w:noProof/>
                <w:webHidden/>
              </w:rPr>
              <w:fldChar w:fldCharType="separate"/>
            </w:r>
            <w:r>
              <w:rPr>
                <w:noProof/>
                <w:webHidden/>
              </w:rPr>
              <w:t>22</w:t>
            </w:r>
            <w:r>
              <w:rPr>
                <w:noProof/>
                <w:webHidden/>
              </w:rPr>
              <w:fldChar w:fldCharType="end"/>
            </w:r>
          </w:hyperlink>
        </w:p>
        <w:p w14:paraId="14F67B3F" w14:textId="77777777" w:rsidR="00991B57" w:rsidRDefault="00991B57">
          <w:pPr>
            <w:pStyle w:val="TM3"/>
            <w:tabs>
              <w:tab w:val="left" w:pos="1320"/>
              <w:tab w:val="right" w:leader="dot" w:pos="9062"/>
            </w:tabs>
            <w:rPr>
              <w:rFonts w:eastAsiaTheme="minorEastAsia"/>
              <w:noProof/>
              <w:lang w:eastAsia="fr-FR"/>
            </w:rPr>
          </w:pPr>
          <w:hyperlink w:anchor="_Toc485881072" w:history="1">
            <w:r w:rsidRPr="00153221">
              <w:rPr>
                <w:rStyle w:val="Lienhypertexte"/>
                <w:rFonts w:eastAsia="Times New Roman"/>
                <w:noProof/>
              </w:rPr>
              <w:t>3.2.3</w:t>
            </w:r>
            <w:r>
              <w:rPr>
                <w:rFonts w:eastAsiaTheme="minorEastAsia"/>
                <w:noProof/>
                <w:lang w:eastAsia="fr-FR"/>
              </w:rPr>
              <w:tab/>
            </w:r>
            <w:r w:rsidRPr="00153221">
              <w:rPr>
                <w:rStyle w:val="Lienhypertexte"/>
                <w:rFonts w:eastAsia="Times New Roman"/>
                <w:noProof/>
              </w:rPr>
              <w:t>Environnements d’intégration</w:t>
            </w:r>
            <w:r>
              <w:rPr>
                <w:noProof/>
                <w:webHidden/>
              </w:rPr>
              <w:tab/>
            </w:r>
            <w:r>
              <w:rPr>
                <w:noProof/>
                <w:webHidden/>
              </w:rPr>
              <w:fldChar w:fldCharType="begin"/>
            </w:r>
            <w:r>
              <w:rPr>
                <w:noProof/>
                <w:webHidden/>
              </w:rPr>
              <w:instrText xml:space="preserve"> PAGEREF _Toc485881072 \h </w:instrText>
            </w:r>
            <w:r>
              <w:rPr>
                <w:noProof/>
                <w:webHidden/>
              </w:rPr>
            </w:r>
            <w:r>
              <w:rPr>
                <w:noProof/>
                <w:webHidden/>
              </w:rPr>
              <w:fldChar w:fldCharType="separate"/>
            </w:r>
            <w:r>
              <w:rPr>
                <w:noProof/>
                <w:webHidden/>
              </w:rPr>
              <w:t>22</w:t>
            </w:r>
            <w:r>
              <w:rPr>
                <w:noProof/>
                <w:webHidden/>
              </w:rPr>
              <w:fldChar w:fldCharType="end"/>
            </w:r>
          </w:hyperlink>
        </w:p>
        <w:p w14:paraId="4EE2D29D" w14:textId="77777777" w:rsidR="00991B57" w:rsidRDefault="00991B57">
          <w:pPr>
            <w:pStyle w:val="TM1"/>
            <w:tabs>
              <w:tab w:val="left" w:pos="440"/>
              <w:tab w:val="right" w:leader="dot" w:pos="9062"/>
            </w:tabs>
            <w:rPr>
              <w:rFonts w:eastAsiaTheme="minorEastAsia"/>
              <w:noProof/>
              <w:lang w:eastAsia="fr-FR"/>
            </w:rPr>
          </w:pPr>
          <w:hyperlink w:anchor="_Toc485881074" w:history="1">
            <w:r w:rsidRPr="00153221">
              <w:rPr>
                <w:rStyle w:val="Lienhypertexte"/>
                <w:noProof/>
              </w:rPr>
              <w:t>4.</w:t>
            </w:r>
            <w:r>
              <w:rPr>
                <w:rFonts w:eastAsiaTheme="minorEastAsia"/>
                <w:noProof/>
                <w:lang w:eastAsia="fr-FR"/>
              </w:rPr>
              <w:tab/>
            </w:r>
            <w:r w:rsidRPr="00153221">
              <w:rPr>
                <w:rStyle w:val="Lienhypertexte"/>
                <w:noProof/>
              </w:rPr>
              <w:t>Réalisation</w:t>
            </w:r>
            <w:r>
              <w:rPr>
                <w:noProof/>
                <w:webHidden/>
              </w:rPr>
              <w:tab/>
            </w:r>
            <w:r>
              <w:rPr>
                <w:noProof/>
                <w:webHidden/>
              </w:rPr>
              <w:fldChar w:fldCharType="begin"/>
            </w:r>
            <w:r>
              <w:rPr>
                <w:noProof/>
                <w:webHidden/>
              </w:rPr>
              <w:instrText xml:space="preserve"> PAGEREF _Toc485881074 \h </w:instrText>
            </w:r>
            <w:r>
              <w:rPr>
                <w:noProof/>
                <w:webHidden/>
              </w:rPr>
            </w:r>
            <w:r>
              <w:rPr>
                <w:noProof/>
                <w:webHidden/>
              </w:rPr>
              <w:fldChar w:fldCharType="separate"/>
            </w:r>
            <w:r>
              <w:rPr>
                <w:noProof/>
                <w:webHidden/>
              </w:rPr>
              <w:t>23</w:t>
            </w:r>
            <w:r>
              <w:rPr>
                <w:noProof/>
                <w:webHidden/>
              </w:rPr>
              <w:fldChar w:fldCharType="end"/>
            </w:r>
          </w:hyperlink>
        </w:p>
        <w:p w14:paraId="6EB6A9BF" w14:textId="77777777" w:rsidR="00991B57" w:rsidRDefault="00991B57">
          <w:pPr>
            <w:pStyle w:val="TM2"/>
            <w:tabs>
              <w:tab w:val="left" w:pos="880"/>
              <w:tab w:val="right" w:leader="dot" w:pos="9062"/>
            </w:tabs>
            <w:rPr>
              <w:rFonts w:eastAsiaTheme="minorEastAsia"/>
              <w:noProof/>
              <w:lang w:eastAsia="fr-FR"/>
            </w:rPr>
          </w:pPr>
          <w:hyperlink w:anchor="_Toc485881183" w:history="1">
            <w:r w:rsidRPr="00153221">
              <w:rPr>
                <w:rStyle w:val="Lienhypertexte"/>
                <w:rFonts w:eastAsia="Times New Roman"/>
                <w:noProof/>
              </w:rPr>
              <w:t>4.1</w:t>
            </w:r>
            <w:r>
              <w:rPr>
                <w:rFonts w:eastAsiaTheme="minorEastAsia"/>
                <w:noProof/>
                <w:lang w:eastAsia="fr-FR"/>
              </w:rPr>
              <w:tab/>
            </w:r>
            <w:r w:rsidRPr="00153221">
              <w:rPr>
                <w:rStyle w:val="Lienhypertexte"/>
                <w:rFonts w:eastAsia="Times New Roman"/>
                <w:noProof/>
              </w:rPr>
              <w:t>Monter en compétence sur le projet SERT</w:t>
            </w:r>
            <w:r>
              <w:rPr>
                <w:noProof/>
                <w:webHidden/>
              </w:rPr>
              <w:tab/>
            </w:r>
            <w:r>
              <w:rPr>
                <w:noProof/>
                <w:webHidden/>
              </w:rPr>
              <w:fldChar w:fldCharType="begin"/>
            </w:r>
            <w:r>
              <w:rPr>
                <w:noProof/>
                <w:webHidden/>
              </w:rPr>
              <w:instrText xml:space="preserve"> PAGEREF _Toc485881183 \h </w:instrText>
            </w:r>
            <w:r>
              <w:rPr>
                <w:noProof/>
                <w:webHidden/>
              </w:rPr>
            </w:r>
            <w:r>
              <w:rPr>
                <w:noProof/>
                <w:webHidden/>
              </w:rPr>
              <w:fldChar w:fldCharType="separate"/>
            </w:r>
            <w:r>
              <w:rPr>
                <w:noProof/>
                <w:webHidden/>
              </w:rPr>
              <w:t>23</w:t>
            </w:r>
            <w:r>
              <w:rPr>
                <w:noProof/>
                <w:webHidden/>
              </w:rPr>
              <w:fldChar w:fldCharType="end"/>
            </w:r>
          </w:hyperlink>
        </w:p>
        <w:p w14:paraId="709B06FC" w14:textId="77777777" w:rsidR="00991B57" w:rsidRDefault="00991B57">
          <w:pPr>
            <w:pStyle w:val="TM2"/>
            <w:tabs>
              <w:tab w:val="left" w:pos="880"/>
              <w:tab w:val="right" w:leader="dot" w:pos="9062"/>
            </w:tabs>
            <w:rPr>
              <w:rFonts w:eastAsiaTheme="minorEastAsia"/>
              <w:noProof/>
              <w:lang w:eastAsia="fr-FR"/>
            </w:rPr>
          </w:pPr>
          <w:hyperlink w:anchor="_Toc485881184" w:history="1">
            <w:r w:rsidRPr="00153221">
              <w:rPr>
                <w:rStyle w:val="Lienhypertexte"/>
                <w:rFonts w:eastAsia="Times New Roman"/>
                <w:noProof/>
              </w:rPr>
              <w:t>4.2</w:t>
            </w:r>
            <w:r>
              <w:rPr>
                <w:rFonts w:eastAsiaTheme="minorEastAsia"/>
                <w:noProof/>
                <w:lang w:eastAsia="fr-FR"/>
              </w:rPr>
              <w:tab/>
            </w:r>
            <w:r w:rsidRPr="00153221">
              <w:rPr>
                <w:rStyle w:val="Lienhypertexte"/>
                <w:rFonts w:eastAsia="Times New Roman"/>
                <w:noProof/>
              </w:rPr>
              <w:t>Intégration de JavaFX avec Swing</w:t>
            </w:r>
            <w:r>
              <w:rPr>
                <w:noProof/>
                <w:webHidden/>
              </w:rPr>
              <w:tab/>
            </w:r>
            <w:r>
              <w:rPr>
                <w:noProof/>
                <w:webHidden/>
              </w:rPr>
              <w:fldChar w:fldCharType="begin"/>
            </w:r>
            <w:r>
              <w:rPr>
                <w:noProof/>
                <w:webHidden/>
              </w:rPr>
              <w:instrText xml:space="preserve"> PAGEREF _Toc485881184 \h </w:instrText>
            </w:r>
            <w:r>
              <w:rPr>
                <w:noProof/>
                <w:webHidden/>
              </w:rPr>
            </w:r>
            <w:r>
              <w:rPr>
                <w:noProof/>
                <w:webHidden/>
              </w:rPr>
              <w:fldChar w:fldCharType="separate"/>
            </w:r>
            <w:r>
              <w:rPr>
                <w:noProof/>
                <w:webHidden/>
              </w:rPr>
              <w:t>23</w:t>
            </w:r>
            <w:r>
              <w:rPr>
                <w:noProof/>
                <w:webHidden/>
              </w:rPr>
              <w:fldChar w:fldCharType="end"/>
            </w:r>
          </w:hyperlink>
        </w:p>
        <w:p w14:paraId="0667E278" w14:textId="77777777" w:rsidR="00991B57" w:rsidRDefault="00991B57">
          <w:pPr>
            <w:pStyle w:val="TM3"/>
            <w:tabs>
              <w:tab w:val="left" w:pos="1320"/>
              <w:tab w:val="right" w:leader="dot" w:pos="9062"/>
            </w:tabs>
            <w:rPr>
              <w:rFonts w:eastAsiaTheme="minorEastAsia"/>
              <w:noProof/>
              <w:lang w:eastAsia="fr-FR"/>
            </w:rPr>
          </w:pPr>
          <w:hyperlink w:anchor="_Toc485881185" w:history="1">
            <w:r w:rsidRPr="00153221">
              <w:rPr>
                <w:rStyle w:val="Lienhypertexte"/>
                <w:rFonts w:eastAsia="Times New Roman"/>
                <w:noProof/>
              </w:rPr>
              <w:t>4.2.1</w:t>
            </w:r>
            <w:r>
              <w:rPr>
                <w:rFonts w:eastAsiaTheme="minorEastAsia"/>
                <w:noProof/>
                <w:lang w:eastAsia="fr-FR"/>
              </w:rPr>
              <w:tab/>
            </w:r>
            <w:r w:rsidRPr="00153221">
              <w:rPr>
                <w:rStyle w:val="Lienhypertexte"/>
                <w:noProof/>
              </w:rPr>
              <w:t>Swing</w:t>
            </w:r>
            <w:r>
              <w:rPr>
                <w:noProof/>
                <w:webHidden/>
              </w:rPr>
              <w:tab/>
            </w:r>
            <w:r>
              <w:rPr>
                <w:noProof/>
                <w:webHidden/>
              </w:rPr>
              <w:fldChar w:fldCharType="begin"/>
            </w:r>
            <w:r>
              <w:rPr>
                <w:noProof/>
                <w:webHidden/>
              </w:rPr>
              <w:instrText xml:space="preserve"> PAGEREF _Toc485881185 \h </w:instrText>
            </w:r>
            <w:r>
              <w:rPr>
                <w:noProof/>
                <w:webHidden/>
              </w:rPr>
            </w:r>
            <w:r>
              <w:rPr>
                <w:noProof/>
                <w:webHidden/>
              </w:rPr>
              <w:fldChar w:fldCharType="separate"/>
            </w:r>
            <w:r>
              <w:rPr>
                <w:noProof/>
                <w:webHidden/>
              </w:rPr>
              <w:t>24</w:t>
            </w:r>
            <w:r>
              <w:rPr>
                <w:noProof/>
                <w:webHidden/>
              </w:rPr>
              <w:fldChar w:fldCharType="end"/>
            </w:r>
          </w:hyperlink>
        </w:p>
        <w:p w14:paraId="5A67BEE1" w14:textId="77777777" w:rsidR="00991B57" w:rsidRDefault="00991B57">
          <w:pPr>
            <w:pStyle w:val="TM3"/>
            <w:tabs>
              <w:tab w:val="left" w:pos="1320"/>
              <w:tab w:val="right" w:leader="dot" w:pos="9062"/>
            </w:tabs>
            <w:rPr>
              <w:rFonts w:eastAsiaTheme="minorEastAsia"/>
              <w:noProof/>
              <w:lang w:eastAsia="fr-FR"/>
            </w:rPr>
          </w:pPr>
          <w:hyperlink w:anchor="_Toc485881186" w:history="1">
            <w:r w:rsidRPr="00153221">
              <w:rPr>
                <w:rStyle w:val="Lienhypertexte"/>
                <w:rFonts w:eastAsia="Times New Roman"/>
                <w:noProof/>
              </w:rPr>
              <w:t>4.2.2</w:t>
            </w:r>
            <w:r>
              <w:rPr>
                <w:rFonts w:eastAsiaTheme="minorEastAsia"/>
                <w:noProof/>
                <w:lang w:eastAsia="fr-FR"/>
              </w:rPr>
              <w:tab/>
            </w:r>
            <w:r w:rsidRPr="00153221">
              <w:rPr>
                <w:rStyle w:val="Lienhypertexte"/>
                <w:noProof/>
              </w:rPr>
              <w:t>JavaFX</w:t>
            </w:r>
            <w:r>
              <w:rPr>
                <w:noProof/>
                <w:webHidden/>
              </w:rPr>
              <w:tab/>
            </w:r>
            <w:r>
              <w:rPr>
                <w:noProof/>
                <w:webHidden/>
              </w:rPr>
              <w:fldChar w:fldCharType="begin"/>
            </w:r>
            <w:r>
              <w:rPr>
                <w:noProof/>
                <w:webHidden/>
              </w:rPr>
              <w:instrText xml:space="preserve"> PAGEREF _Toc485881186 \h </w:instrText>
            </w:r>
            <w:r>
              <w:rPr>
                <w:noProof/>
                <w:webHidden/>
              </w:rPr>
            </w:r>
            <w:r>
              <w:rPr>
                <w:noProof/>
                <w:webHidden/>
              </w:rPr>
              <w:fldChar w:fldCharType="separate"/>
            </w:r>
            <w:r>
              <w:rPr>
                <w:noProof/>
                <w:webHidden/>
              </w:rPr>
              <w:t>24</w:t>
            </w:r>
            <w:r>
              <w:rPr>
                <w:noProof/>
                <w:webHidden/>
              </w:rPr>
              <w:fldChar w:fldCharType="end"/>
            </w:r>
          </w:hyperlink>
        </w:p>
        <w:p w14:paraId="59129ACC" w14:textId="77777777" w:rsidR="00991B57" w:rsidRDefault="00991B57">
          <w:pPr>
            <w:pStyle w:val="TM3"/>
            <w:tabs>
              <w:tab w:val="left" w:pos="1320"/>
              <w:tab w:val="right" w:leader="dot" w:pos="9062"/>
            </w:tabs>
            <w:rPr>
              <w:rFonts w:eastAsiaTheme="minorEastAsia"/>
              <w:noProof/>
              <w:lang w:eastAsia="fr-FR"/>
            </w:rPr>
          </w:pPr>
          <w:hyperlink w:anchor="_Toc485881187" w:history="1">
            <w:r w:rsidRPr="00153221">
              <w:rPr>
                <w:rStyle w:val="Lienhypertexte"/>
                <w:rFonts w:eastAsia="Times New Roman"/>
                <w:noProof/>
              </w:rPr>
              <w:t>4.2.3</w:t>
            </w:r>
            <w:r>
              <w:rPr>
                <w:rFonts w:eastAsiaTheme="minorEastAsia"/>
                <w:noProof/>
                <w:lang w:eastAsia="fr-FR"/>
              </w:rPr>
              <w:tab/>
            </w:r>
            <w:r w:rsidRPr="00153221">
              <w:rPr>
                <w:rStyle w:val="Lienhypertexte"/>
                <w:rFonts w:eastAsia="Times New Roman"/>
                <w:noProof/>
              </w:rPr>
              <w:t>JavaFX/Swing interopérabilité</w:t>
            </w:r>
            <w:r>
              <w:rPr>
                <w:noProof/>
                <w:webHidden/>
              </w:rPr>
              <w:tab/>
            </w:r>
            <w:r>
              <w:rPr>
                <w:noProof/>
                <w:webHidden/>
              </w:rPr>
              <w:fldChar w:fldCharType="begin"/>
            </w:r>
            <w:r>
              <w:rPr>
                <w:noProof/>
                <w:webHidden/>
              </w:rPr>
              <w:instrText xml:space="preserve"> PAGEREF _Toc485881187 \h </w:instrText>
            </w:r>
            <w:r>
              <w:rPr>
                <w:noProof/>
                <w:webHidden/>
              </w:rPr>
            </w:r>
            <w:r>
              <w:rPr>
                <w:noProof/>
                <w:webHidden/>
              </w:rPr>
              <w:fldChar w:fldCharType="separate"/>
            </w:r>
            <w:r>
              <w:rPr>
                <w:noProof/>
                <w:webHidden/>
              </w:rPr>
              <w:t>25</w:t>
            </w:r>
            <w:r>
              <w:rPr>
                <w:noProof/>
                <w:webHidden/>
              </w:rPr>
              <w:fldChar w:fldCharType="end"/>
            </w:r>
          </w:hyperlink>
        </w:p>
        <w:p w14:paraId="39C974E1" w14:textId="77777777" w:rsidR="00991B57" w:rsidRDefault="00991B57">
          <w:pPr>
            <w:pStyle w:val="TM2"/>
            <w:tabs>
              <w:tab w:val="left" w:pos="880"/>
              <w:tab w:val="right" w:leader="dot" w:pos="9062"/>
            </w:tabs>
            <w:rPr>
              <w:rFonts w:eastAsiaTheme="minorEastAsia"/>
              <w:noProof/>
              <w:lang w:eastAsia="fr-FR"/>
            </w:rPr>
          </w:pPr>
          <w:hyperlink w:anchor="_Toc485881188" w:history="1">
            <w:r w:rsidRPr="00153221">
              <w:rPr>
                <w:rStyle w:val="Lienhypertexte"/>
                <w:rFonts w:eastAsia="Times New Roman"/>
                <w:noProof/>
              </w:rPr>
              <w:t>4.3</w:t>
            </w:r>
            <w:r>
              <w:rPr>
                <w:rFonts w:eastAsiaTheme="minorEastAsia"/>
                <w:noProof/>
                <w:lang w:eastAsia="fr-FR"/>
              </w:rPr>
              <w:tab/>
            </w:r>
            <w:r w:rsidRPr="00153221">
              <w:rPr>
                <w:rStyle w:val="Lienhypertexte"/>
                <w:rFonts w:eastAsia="Times New Roman"/>
                <w:noProof/>
              </w:rPr>
              <w:t>Développement des évolutions</w:t>
            </w:r>
            <w:r>
              <w:rPr>
                <w:noProof/>
                <w:webHidden/>
              </w:rPr>
              <w:tab/>
            </w:r>
            <w:r>
              <w:rPr>
                <w:noProof/>
                <w:webHidden/>
              </w:rPr>
              <w:fldChar w:fldCharType="begin"/>
            </w:r>
            <w:r>
              <w:rPr>
                <w:noProof/>
                <w:webHidden/>
              </w:rPr>
              <w:instrText xml:space="preserve"> PAGEREF _Toc485881188 \h </w:instrText>
            </w:r>
            <w:r>
              <w:rPr>
                <w:noProof/>
                <w:webHidden/>
              </w:rPr>
            </w:r>
            <w:r>
              <w:rPr>
                <w:noProof/>
                <w:webHidden/>
              </w:rPr>
              <w:fldChar w:fldCharType="separate"/>
            </w:r>
            <w:r>
              <w:rPr>
                <w:noProof/>
                <w:webHidden/>
              </w:rPr>
              <w:t>28</w:t>
            </w:r>
            <w:r>
              <w:rPr>
                <w:noProof/>
                <w:webHidden/>
              </w:rPr>
              <w:fldChar w:fldCharType="end"/>
            </w:r>
          </w:hyperlink>
        </w:p>
        <w:p w14:paraId="00959D61" w14:textId="77777777" w:rsidR="00991B57" w:rsidRDefault="00991B57">
          <w:pPr>
            <w:pStyle w:val="TM3"/>
            <w:tabs>
              <w:tab w:val="left" w:pos="1320"/>
              <w:tab w:val="right" w:leader="dot" w:pos="9062"/>
            </w:tabs>
            <w:rPr>
              <w:rFonts w:eastAsiaTheme="minorEastAsia"/>
              <w:noProof/>
              <w:lang w:eastAsia="fr-FR"/>
            </w:rPr>
          </w:pPr>
          <w:hyperlink w:anchor="_Toc485881189" w:history="1">
            <w:r w:rsidRPr="00153221">
              <w:rPr>
                <w:rStyle w:val="Lienhypertexte"/>
                <w:rFonts w:eastAsia="Times New Roman"/>
                <w:noProof/>
              </w:rPr>
              <w:t>4.3.1</w:t>
            </w:r>
            <w:r>
              <w:rPr>
                <w:rFonts w:eastAsiaTheme="minorEastAsia"/>
                <w:noProof/>
                <w:lang w:eastAsia="fr-FR"/>
              </w:rPr>
              <w:tab/>
            </w:r>
            <w:r w:rsidRPr="00153221">
              <w:rPr>
                <w:rStyle w:val="Lienhypertexte"/>
                <w:rFonts w:eastAsia="Times New Roman"/>
                <w:noProof/>
              </w:rPr>
              <w:t>Structure de base de l’IHM de SERT</w:t>
            </w:r>
            <w:r>
              <w:rPr>
                <w:noProof/>
                <w:webHidden/>
              </w:rPr>
              <w:tab/>
            </w:r>
            <w:r>
              <w:rPr>
                <w:noProof/>
                <w:webHidden/>
              </w:rPr>
              <w:fldChar w:fldCharType="begin"/>
            </w:r>
            <w:r>
              <w:rPr>
                <w:noProof/>
                <w:webHidden/>
              </w:rPr>
              <w:instrText xml:space="preserve"> PAGEREF _Toc485881189 \h </w:instrText>
            </w:r>
            <w:r>
              <w:rPr>
                <w:noProof/>
                <w:webHidden/>
              </w:rPr>
            </w:r>
            <w:r>
              <w:rPr>
                <w:noProof/>
                <w:webHidden/>
              </w:rPr>
              <w:fldChar w:fldCharType="separate"/>
            </w:r>
            <w:r>
              <w:rPr>
                <w:noProof/>
                <w:webHidden/>
              </w:rPr>
              <w:t>28</w:t>
            </w:r>
            <w:r>
              <w:rPr>
                <w:noProof/>
                <w:webHidden/>
              </w:rPr>
              <w:fldChar w:fldCharType="end"/>
            </w:r>
          </w:hyperlink>
        </w:p>
        <w:p w14:paraId="06C34A37" w14:textId="77777777" w:rsidR="00991B57" w:rsidRDefault="00991B57">
          <w:pPr>
            <w:pStyle w:val="TM3"/>
            <w:tabs>
              <w:tab w:val="left" w:pos="1320"/>
              <w:tab w:val="right" w:leader="dot" w:pos="9062"/>
            </w:tabs>
            <w:rPr>
              <w:rFonts w:eastAsiaTheme="minorEastAsia"/>
              <w:noProof/>
              <w:lang w:eastAsia="fr-FR"/>
            </w:rPr>
          </w:pPr>
          <w:hyperlink w:anchor="_Toc485881190" w:history="1">
            <w:r w:rsidRPr="00153221">
              <w:rPr>
                <w:rStyle w:val="Lienhypertexte"/>
                <w:noProof/>
              </w:rPr>
              <w:t>4.3.2</w:t>
            </w:r>
            <w:r>
              <w:rPr>
                <w:rFonts w:eastAsiaTheme="minorEastAsia"/>
                <w:noProof/>
                <w:lang w:eastAsia="fr-FR"/>
              </w:rPr>
              <w:tab/>
            </w:r>
            <w:r w:rsidRPr="00153221">
              <w:rPr>
                <w:rStyle w:val="Lienhypertexte"/>
                <w:noProof/>
              </w:rPr>
              <w:t>Gestion des ESID</w:t>
            </w:r>
            <w:r>
              <w:rPr>
                <w:noProof/>
                <w:webHidden/>
              </w:rPr>
              <w:tab/>
            </w:r>
            <w:r>
              <w:rPr>
                <w:noProof/>
                <w:webHidden/>
              </w:rPr>
              <w:fldChar w:fldCharType="begin"/>
            </w:r>
            <w:r>
              <w:rPr>
                <w:noProof/>
                <w:webHidden/>
              </w:rPr>
              <w:instrText xml:space="preserve"> PAGEREF _Toc485881190 \h </w:instrText>
            </w:r>
            <w:r>
              <w:rPr>
                <w:noProof/>
                <w:webHidden/>
              </w:rPr>
            </w:r>
            <w:r>
              <w:rPr>
                <w:noProof/>
                <w:webHidden/>
              </w:rPr>
              <w:fldChar w:fldCharType="separate"/>
            </w:r>
            <w:r>
              <w:rPr>
                <w:noProof/>
                <w:webHidden/>
              </w:rPr>
              <w:t>28</w:t>
            </w:r>
            <w:r>
              <w:rPr>
                <w:noProof/>
                <w:webHidden/>
              </w:rPr>
              <w:fldChar w:fldCharType="end"/>
            </w:r>
          </w:hyperlink>
        </w:p>
        <w:p w14:paraId="0D02C766" w14:textId="77777777" w:rsidR="00991B57" w:rsidRDefault="00991B57">
          <w:pPr>
            <w:pStyle w:val="TM3"/>
            <w:tabs>
              <w:tab w:val="left" w:pos="1320"/>
              <w:tab w:val="right" w:leader="dot" w:pos="9062"/>
            </w:tabs>
            <w:rPr>
              <w:rFonts w:eastAsiaTheme="minorEastAsia"/>
              <w:noProof/>
              <w:lang w:eastAsia="fr-FR"/>
            </w:rPr>
          </w:pPr>
          <w:hyperlink w:anchor="_Toc485881191" w:history="1">
            <w:r w:rsidRPr="00153221">
              <w:rPr>
                <w:rStyle w:val="Lienhypertexte"/>
                <w:rFonts w:eastAsia="Times New Roman"/>
                <w:noProof/>
              </w:rPr>
              <w:t>4.3.3</w:t>
            </w:r>
            <w:r>
              <w:rPr>
                <w:rFonts w:eastAsiaTheme="minorEastAsia"/>
                <w:noProof/>
                <w:lang w:eastAsia="fr-FR"/>
              </w:rPr>
              <w:tab/>
            </w:r>
            <w:r w:rsidRPr="00153221">
              <w:rPr>
                <w:rStyle w:val="Lienhypertexte"/>
                <w:rFonts w:eastAsia="Times New Roman"/>
                <w:noProof/>
              </w:rPr>
              <w:t>Tableaux de bord</w:t>
            </w:r>
            <w:r>
              <w:rPr>
                <w:noProof/>
                <w:webHidden/>
              </w:rPr>
              <w:tab/>
            </w:r>
            <w:r>
              <w:rPr>
                <w:noProof/>
                <w:webHidden/>
              </w:rPr>
              <w:fldChar w:fldCharType="begin"/>
            </w:r>
            <w:r>
              <w:rPr>
                <w:noProof/>
                <w:webHidden/>
              </w:rPr>
              <w:instrText xml:space="preserve"> PAGEREF _Toc485881191 \h </w:instrText>
            </w:r>
            <w:r>
              <w:rPr>
                <w:noProof/>
                <w:webHidden/>
              </w:rPr>
            </w:r>
            <w:r>
              <w:rPr>
                <w:noProof/>
                <w:webHidden/>
              </w:rPr>
              <w:fldChar w:fldCharType="separate"/>
            </w:r>
            <w:r>
              <w:rPr>
                <w:noProof/>
                <w:webHidden/>
              </w:rPr>
              <w:t>31</w:t>
            </w:r>
            <w:r>
              <w:rPr>
                <w:noProof/>
                <w:webHidden/>
              </w:rPr>
              <w:fldChar w:fldCharType="end"/>
            </w:r>
          </w:hyperlink>
        </w:p>
        <w:p w14:paraId="3EA84180" w14:textId="77777777" w:rsidR="00991B57" w:rsidRDefault="00991B57">
          <w:pPr>
            <w:pStyle w:val="TM3"/>
            <w:tabs>
              <w:tab w:val="left" w:pos="1320"/>
              <w:tab w:val="right" w:leader="dot" w:pos="9062"/>
            </w:tabs>
            <w:rPr>
              <w:rFonts w:eastAsiaTheme="minorEastAsia"/>
              <w:noProof/>
              <w:lang w:eastAsia="fr-FR"/>
            </w:rPr>
          </w:pPr>
          <w:hyperlink w:anchor="_Toc485881192" w:history="1">
            <w:r w:rsidRPr="00153221">
              <w:rPr>
                <w:rStyle w:val="Lienhypertexte"/>
                <w:rFonts w:eastAsia="Times New Roman"/>
                <w:noProof/>
              </w:rPr>
              <w:t>4.3.4</w:t>
            </w:r>
            <w:r>
              <w:rPr>
                <w:rFonts w:eastAsiaTheme="minorEastAsia"/>
                <w:noProof/>
                <w:lang w:eastAsia="fr-FR"/>
              </w:rPr>
              <w:tab/>
            </w:r>
            <w:r w:rsidRPr="00153221">
              <w:rPr>
                <w:rStyle w:val="Lienhypertexte"/>
                <w:rFonts w:eastAsia="Times New Roman"/>
                <w:noProof/>
              </w:rPr>
              <w:t>Alerte archivage</w:t>
            </w:r>
            <w:r>
              <w:rPr>
                <w:noProof/>
                <w:webHidden/>
              </w:rPr>
              <w:tab/>
            </w:r>
            <w:r>
              <w:rPr>
                <w:noProof/>
                <w:webHidden/>
              </w:rPr>
              <w:fldChar w:fldCharType="begin"/>
            </w:r>
            <w:r>
              <w:rPr>
                <w:noProof/>
                <w:webHidden/>
              </w:rPr>
              <w:instrText xml:space="preserve"> PAGEREF _Toc485881192 \h </w:instrText>
            </w:r>
            <w:r>
              <w:rPr>
                <w:noProof/>
                <w:webHidden/>
              </w:rPr>
            </w:r>
            <w:r>
              <w:rPr>
                <w:noProof/>
                <w:webHidden/>
              </w:rPr>
              <w:fldChar w:fldCharType="separate"/>
            </w:r>
            <w:r>
              <w:rPr>
                <w:noProof/>
                <w:webHidden/>
              </w:rPr>
              <w:t>33</w:t>
            </w:r>
            <w:r>
              <w:rPr>
                <w:noProof/>
                <w:webHidden/>
              </w:rPr>
              <w:fldChar w:fldCharType="end"/>
            </w:r>
          </w:hyperlink>
        </w:p>
        <w:p w14:paraId="57E5987D" w14:textId="77777777" w:rsidR="00991B57" w:rsidRDefault="00991B57">
          <w:pPr>
            <w:pStyle w:val="TM3"/>
            <w:tabs>
              <w:tab w:val="left" w:pos="1320"/>
              <w:tab w:val="right" w:leader="dot" w:pos="9062"/>
            </w:tabs>
            <w:rPr>
              <w:rFonts w:eastAsiaTheme="minorEastAsia"/>
              <w:noProof/>
              <w:lang w:eastAsia="fr-FR"/>
            </w:rPr>
          </w:pPr>
          <w:hyperlink w:anchor="_Toc485881193" w:history="1">
            <w:r w:rsidRPr="00153221">
              <w:rPr>
                <w:rStyle w:val="Lienhypertexte"/>
                <w:rFonts w:eastAsia="Times New Roman"/>
                <w:noProof/>
              </w:rPr>
              <w:t>4.3.5</w:t>
            </w:r>
            <w:r>
              <w:rPr>
                <w:rFonts w:eastAsiaTheme="minorEastAsia"/>
                <w:noProof/>
                <w:lang w:eastAsia="fr-FR"/>
              </w:rPr>
              <w:tab/>
            </w:r>
            <w:r w:rsidRPr="00153221">
              <w:rPr>
                <w:rStyle w:val="Lienhypertexte"/>
                <w:noProof/>
              </w:rPr>
              <w:t>Historique de modification de statut</w:t>
            </w:r>
            <w:r>
              <w:rPr>
                <w:noProof/>
                <w:webHidden/>
              </w:rPr>
              <w:tab/>
            </w:r>
            <w:r>
              <w:rPr>
                <w:noProof/>
                <w:webHidden/>
              </w:rPr>
              <w:fldChar w:fldCharType="begin"/>
            </w:r>
            <w:r>
              <w:rPr>
                <w:noProof/>
                <w:webHidden/>
              </w:rPr>
              <w:instrText xml:space="preserve"> PAGEREF _Toc485881193 \h </w:instrText>
            </w:r>
            <w:r>
              <w:rPr>
                <w:noProof/>
                <w:webHidden/>
              </w:rPr>
            </w:r>
            <w:r>
              <w:rPr>
                <w:noProof/>
                <w:webHidden/>
              </w:rPr>
              <w:fldChar w:fldCharType="separate"/>
            </w:r>
            <w:r>
              <w:rPr>
                <w:noProof/>
                <w:webHidden/>
              </w:rPr>
              <w:t>35</w:t>
            </w:r>
            <w:r>
              <w:rPr>
                <w:noProof/>
                <w:webHidden/>
              </w:rPr>
              <w:fldChar w:fldCharType="end"/>
            </w:r>
          </w:hyperlink>
        </w:p>
        <w:p w14:paraId="1E17D26C" w14:textId="77777777" w:rsidR="00991B57" w:rsidRDefault="00991B57">
          <w:pPr>
            <w:pStyle w:val="TM3"/>
            <w:tabs>
              <w:tab w:val="left" w:pos="1320"/>
              <w:tab w:val="right" w:leader="dot" w:pos="9062"/>
            </w:tabs>
            <w:rPr>
              <w:rFonts w:eastAsiaTheme="minorEastAsia"/>
              <w:noProof/>
              <w:lang w:eastAsia="fr-FR"/>
            </w:rPr>
          </w:pPr>
          <w:hyperlink w:anchor="_Toc485881194" w:history="1">
            <w:r w:rsidRPr="00153221">
              <w:rPr>
                <w:rStyle w:val="Lienhypertexte"/>
                <w:rFonts w:eastAsia="Times New Roman"/>
                <w:noProof/>
              </w:rPr>
              <w:t>4.3.6</w:t>
            </w:r>
            <w:r>
              <w:rPr>
                <w:rFonts w:eastAsiaTheme="minorEastAsia"/>
                <w:noProof/>
                <w:lang w:eastAsia="fr-FR"/>
              </w:rPr>
              <w:tab/>
            </w:r>
            <w:r w:rsidRPr="00153221">
              <w:rPr>
                <w:rStyle w:val="Lienhypertexte"/>
                <w:noProof/>
              </w:rPr>
              <w:t>Gestion des documents</w:t>
            </w:r>
            <w:r>
              <w:rPr>
                <w:noProof/>
                <w:webHidden/>
              </w:rPr>
              <w:tab/>
            </w:r>
            <w:r>
              <w:rPr>
                <w:noProof/>
                <w:webHidden/>
              </w:rPr>
              <w:fldChar w:fldCharType="begin"/>
            </w:r>
            <w:r>
              <w:rPr>
                <w:noProof/>
                <w:webHidden/>
              </w:rPr>
              <w:instrText xml:space="preserve"> PAGEREF _Toc485881194 \h </w:instrText>
            </w:r>
            <w:r>
              <w:rPr>
                <w:noProof/>
                <w:webHidden/>
              </w:rPr>
            </w:r>
            <w:r>
              <w:rPr>
                <w:noProof/>
                <w:webHidden/>
              </w:rPr>
              <w:fldChar w:fldCharType="separate"/>
            </w:r>
            <w:r>
              <w:rPr>
                <w:noProof/>
                <w:webHidden/>
              </w:rPr>
              <w:t>35</w:t>
            </w:r>
            <w:r>
              <w:rPr>
                <w:noProof/>
                <w:webHidden/>
              </w:rPr>
              <w:fldChar w:fldCharType="end"/>
            </w:r>
          </w:hyperlink>
        </w:p>
        <w:p w14:paraId="12F03900" w14:textId="77777777" w:rsidR="00991B57" w:rsidRDefault="00991B57">
          <w:pPr>
            <w:pStyle w:val="TM2"/>
            <w:tabs>
              <w:tab w:val="left" w:pos="880"/>
              <w:tab w:val="right" w:leader="dot" w:pos="9062"/>
            </w:tabs>
            <w:rPr>
              <w:rFonts w:eastAsiaTheme="minorEastAsia"/>
              <w:noProof/>
              <w:lang w:eastAsia="fr-FR"/>
            </w:rPr>
          </w:pPr>
          <w:hyperlink w:anchor="_Toc485881195" w:history="1">
            <w:r w:rsidRPr="00153221">
              <w:rPr>
                <w:rStyle w:val="Lienhypertexte"/>
                <w:rFonts w:eastAsia="Times New Roman"/>
                <w:noProof/>
              </w:rPr>
              <w:t>4.4</w:t>
            </w:r>
            <w:r>
              <w:rPr>
                <w:rFonts w:eastAsiaTheme="minorEastAsia"/>
                <w:noProof/>
                <w:lang w:eastAsia="fr-FR"/>
              </w:rPr>
              <w:tab/>
            </w:r>
            <w:r w:rsidRPr="00153221">
              <w:rPr>
                <w:rStyle w:val="Lienhypertexte"/>
                <w:rFonts w:eastAsia="Times New Roman"/>
                <w:noProof/>
              </w:rPr>
              <w:t>Tests de l’application</w:t>
            </w:r>
            <w:r>
              <w:rPr>
                <w:noProof/>
                <w:webHidden/>
              </w:rPr>
              <w:tab/>
            </w:r>
            <w:r>
              <w:rPr>
                <w:noProof/>
                <w:webHidden/>
              </w:rPr>
              <w:fldChar w:fldCharType="begin"/>
            </w:r>
            <w:r>
              <w:rPr>
                <w:noProof/>
                <w:webHidden/>
              </w:rPr>
              <w:instrText xml:space="preserve"> PAGEREF _Toc485881195 \h </w:instrText>
            </w:r>
            <w:r>
              <w:rPr>
                <w:noProof/>
                <w:webHidden/>
              </w:rPr>
            </w:r>
            <w:r>
              <w:rPr>
                <w:noProof/>
                <w:webHidden/>
              </w:rPr>
              <w:fldChar w:fldCharType="separate"/>
            </w:r>
            <w:r>
              <w:rPr>
                <w:noProof/>
                <w:webHidden/>
              </w:rPr>
              <w:t>36</w:t>
            </w:r>
            <w:r>
              <w:rPr>
                <w:noProof/>
                <w:webHidden/>
              </w:rPr>
              <w:fldChar w:fldCharType="end"/>
            </w:r>
          </w:hyperlink>
        </w:p>
        <w:p w14:paraId="24C77E95" w14:textId="77777777" w:rsidR="00991B57" w:rsidRDefault="00991B57">
          <w:pPr>
            <w:pStyle w:val="TM2"/>
            <w:tabs>
              <w:tab w:val="left" w:pos="880"/>
              <w:tab w:val="right" w:leader="dot" w:pos="9062"/>
            </w:tabs>
            <w:rPr>
              <w:rFonts w:eastAsiaTheme="minorEastAsia"/>
              <w:noProof/>
              <w:lang w:eastAsia="fr-FR"/>
            </w:rPr>
          </w:pPr>
          <w:hyperlink w:anchor="_Toc485881196" w:history="1">
            <w:r w:rsidRPr="00153221">
              <w:rPr>
                <w:rStyle w:val="Lienhypertexte"/>
                <w:rFonts w:eastAsia="Times New Roman"/>
                <w:noProof/>
              </w:rPr>
              <w:t>4.5</w:t>
            </w:r>
            <w:r>
              <w:rPr>
                <w:rFonts w:eastAsiaTheme="minorEastAsia"/>
                <w:noProof/>
                <w:lang w:eastAsia="fr-FR"/>
              </w:rPr>
              <w:tab/>
            </w:r>
            <w:r w:rsidRPr="00153221">
              <w:rPr>
                <w:rStyle w:val="Lienhypertexte"/>
                <w:rFonts w:eastAsia="Times New Roman"/>
                <w:noProof/>
              </w:rPr>
              <w:t>Corrections des anomalies</w:t>
            </w:r>
            <w:r>
              <w:rPr>
                <w:noProof/>
                <w:webHidden/>
              </w:rPr>
              <w:tab/>
            </w:r>
            <w:r>
              <w:rPr>
                <w:noProof/>
                <w:webHidden/>
              </w:rPr>
              <w:fldChar w:fldCharType="begin"/>
            </w:r>
            <w:r>
              <w:rPr>
                <w:noProof/>
                <w:webHidden/>
              </w:rPr>
              <w:instrText xml:space="preserve"> PAGEREF _Toc485881196 \h </w:instrText>
            </w:r>
            <w:r>
              <w:rPr>
                <w:noProof/>
                <w:webHidden/>
              </w:rPr>
            </w:r>
            <w:r>
              <w:rPr>
                <w:noProof/>
                <w:webHidden/>
              </w:rPr>
              <w:fldChar w:fldCharType="separate"/>
            </w:r>
            <w:r>
              <w:rPr>
                <w:noProof/>
                <w:webHidden/>
              </w:rPr>
              <w:t>37</w:t>
            </w:r>
            <w:r>
              <w:rPr>
                <w:noProof/>
                <w:webHidden/>
              </w:rPr>
              <w:fldChar w:fldCharType="end"/>
            </w:r>
          </w:hyperlink>
        </w:p>
        <w:p w14:paraId="144FDBD8" w14:textId="77777777" w:rsidR="00991B57" w:rsidRDefault="00991B57">
          <w:pPr>
            <w:pStyle w:val="TM2"/>
            <w:tabs>
              <w:tab w:val="left" w:pos="880"/>
              <w:tab w:val="right" w:leader="dot" w:pos="9062"/>
            </w:tabs>
            <w:rPr>
              <w:rFonts w:eastAsiaTheme="minorEastAsia"/>
              <w:noProof/>
              <w:lang w:eastAsia="fr-FR"/>
            </w:rPr>
          </w:pPr>
          <w:hyperlink w:anchor="_Toc485881197" w:history="1">
            <w:r w:rsidRPr="00153221">
              <w:rPr>
                <w:rStyle w:val="Lienhypertexte"/>
                <w:rFonts w:eastAsia="Times New Roman"/>
                <w:noProof/>
              </w:rPr>
              <w:t>4.6</w:t>
            </w:r>
            <w:r>
              <w:rPr>
                <w:rFonts w:eastAsiaTheme="minorEastAsia"/>
                <w:noProof/>
                <w:lang w:eastAsia="fr-FR"/>
              </w:rPr>
              <w:tab/>
            </w:r>
            <w:r w:rsidRPr="00153221">
              <w:rPr>
                <w:rStyle w:val="Lienhypertexte"/>
                <w:rFonts w:eastAsia="Times New Roman"/>
                <w:noProof/>
              </w:rPr>
              <w:t>Contraintes et problèmes rencontrés</w:t>
            </w:r>
            <w:r>
              <w:rPr>
                <w:noProof/>
                <w:webHidden/>
              </w:rPr>
              <w:tab/>
            </w:r>
            <w:r>
              <w:rPr>
                <w:noProof/>
                <w:webHidden/>
              </w:rPr>
              <w:fldChar w:fldCharType="begin"/>
            </w:r>
            <w:r>
              <w:rPr>
                <w:noProof/>
                <w:webHidden/>
              </w:rPr>
              <w:instrText xml:space="preserve"> PAGEREF _Toc485881197 \h </w:instrText>
            </w:r>
            <w:r>
              <w:rPr>
                <w:noProof/>
                <w:webHidden/>
              </w:rPr>
            </w:r>
            <w:r>
              <w:rPr>
                <w:noProof/>
                <w:webHidden/>
              </w:rPr>
              <w:fldChar w:fldCharType="separate"/>
            </w:r>
            <w:r>
              <w:rPr>
                <w:noProof/>
                <w:webHidden/>
              </w:rPr>
              <w:t>37</w:t>
            </w:r>
            <w:r>
              <w:rPr>
                <w:noProof/>
                <w:webHidden/>
              </w:rPr>
              <w:fldChar w:fldCharType="end"/>
            </w:r>
          </w:hyperlink>
        </w:p>
        <w:p w14:paraId="56B1AC68" w14:textId="77777777" w:rsidR="00991B57" w:rsidRDefault="00991B57">
          <w:pPr>
            <w:pStyle w:val="TM1"/>
            <w:tabs>
              <w:tab w:val="left" w:pos="440"/>
              <w:tab w:val="right" w:leader="dot" w:pos="9062"/>
            </w:tabs>
            <w:rPr>
              <w:rFonts w:eastAsiaTheme="minorEastAsia"/>
              <w:noProof/>
              <w:lang w:eastAsia="fr-FR"/>
            </w:rPr>
          </w:pPr>
          <w:hyperlink w:anchor="_Toc485881198" w:history="1">
            <w:r w:rsidRPr="00153221">
              <w:rPr>
                <w:rStyle w:val="Lienhypertexte"/>
                <w:noProof/>
              </w:rPr>
              <w:t>5.</w:t>
            </w:r>
            <w:r>
              <w:rPr>
                <w:rFonts w:eastAsiaTheme="minorEastAsia"/>
                <w:noProof/>
                <w:lang w:eastAsia="fr-FR"/>
              </w:rPr>
              <w:tab/>
            </w:r>
            <w:r w:rsidRPr="00153221">
              <w:rPr>
                <w:rStyle w:val="Lienhypertexte"/>
                <w:noProof/>
              </w:rPr>
              <w:t>Conclusions et perspectives</w:t>
            </w:r>
            <w:r>
              <w:rPr>
                <w:noProof/>
                <w:webHidden/>
              </w:rPr>
              <w:tab/>
            </w:r>
            <w:r>
              <w:rPr>
                <w:noProof/>
                <w:webHidden/>
              </w:rPr>
              <w:fldChar w:fldCharType="begin"/>
            </w:r>
            <w:r>
              <w:rPr>
                <w:noProof/>
                <w:webHidden/>
              </w:rPr>
              <w:instrText xml:space="preserve"> PAGEREF _Toc485881198 \h </w:instrText>
            </w:r>
            <w:r>
              <w:rPr>
                <w:noProof/>
                <w:webHidden/>
              </w:rPr>
            </w:r>
            <w:r>
              <w:rPr>
                <w:noProof/>
                <w:webHidden/>
              </w:rPr>
              <w:fldChar w:fldCharType="separate"/>
            </w:r>
            <w:r>
              <w:rPr>
                <w:noProof/>
                <w:webHidden/>
              </w:rPr>
              <w:t>37</w:t>
            </w:r>
            <w:r>
              <w:rPr>
                <w:noProof/>
                <w:webHidden/>
              </w:rPr>
              <w:fldChar w:fldCharType="end"/>
            </w:r>
          </w:hyperlink>
        </w:p>
        <w:p w14:paraId="6C3F1611" w14:textId="70986471" w:rsidR="002A3EAE" w:rsidRDefault="002A3EAE">
          <w:pPr>
            <w:rPr>
              <w:ins w:id="8" w:author="RANDRIAMAHARAVOMANANA, Tantely" w:date="2017-06-21T16:43:00Z"/>
            </w:rPr>
          </w:pPr>
          <w:ins w:id="9" w:author="RANDRIAMAHARAVOMANANA, Tantely" w:date="2017-06-21T16:43:00Z">
            <w:r>
              <w:rPr>
                <w:b/>
                <w:bCs/>
              </w:rPr>
              <w:fldChar w:fldCharType="end"/>
            </w:r>
          </w:ins>
        </w:p>
        <w:customXmlInsRangeStart w:id="10" w:author="RANDRIAMAHARAVOMANANA, Tantely" w:date="2017-06-21T16:43:00Z"/>
      </w:sdtContent>
    </w:sdt>
    <w:customXmlInsRangeEnd w:id="10"/>
    <w:p w14:paraId="5673418E" w14:textId="1EA6C240" w:rsidR="002A3EAE" w:rsidRDefault="002A3EAE">
      <w:pPr>
        <w:rPr>
          <w:ins w:id="11" w:author="RANDRIAMAHARAVOMANANA, Tantely" w:date="2017-06-21T16:43:00Z"/>
          <w:rFonts w:ascii="Trebuchet MS" w:eastAsia="Times New Roman" w:hAnsi="Trebuchet MS" w:cs="Times New Roman"/>
          <w:color w:val="000000"/>
          <w:sz w:val="21"/>
          <w:szCs w:val="21"/>
          <w:lang w:eastAsia="fr-FR"/>
        </w:rPr>
      </w:pPr>
    </w:p>
    <w:p w14:paraId="2253ADB1" w14:textId="77777777" w:rsidR="002A3EAE" w:rsidRDefault="002A3EAE">
      <w:pPr>
        <w:rPr>
          <w:ins w:id="12" w:author="RANDRIAMAHARAVOMANANA, Tantely" w:date="2017-06-21T16:43:00Z"/>
          <w:rFonts w:ascii="Trebuchet MS" w:eastAsia="Times New Roman" w:hAnsi="Trebuchet MS" w:cs="Times New Roman"/>
          <w:color w:val="000000"/>
          <w:sz w:val="21"/>
          <w:szCs w:val="21"/>
          <w:lang w:eastAsia="fr-FR"/>
        </w:rPr>
      </w:pPr>
    </w:p>
    <w:p w14:paraId="7F3B202F" w14:textId="77777777" w:rsidR="002A3EAE" w:rsidRDefault="002A3EAE">
      <w:pPr>
        <w:rPr>
          <w:ins w:id="13" w:author="RANDRIAMAHARAVOMANANA, Tantely" w:date="2017-06-21T16:43:00Z"/>
          <w:rFonts w:ascii="Trebuchet MS" w:eastAsia="Times New Roman" w:hAnsi="Trebuchet MS" w:cs="Times New Roman"/>
          <w:color w:val="000000"/>
          <w:sz w:val="21"/>
          <w:szCs w:val="21"/>
          <w:lang w:eastAsia="fr-FR"/>
        </w:rPr>
      </w:pPr>
    </w:p>
    <w:p w14:paraId="1A4EB6D1" w14:textId="77777777" w:rsidR="002A3EAE" w:rsidRDefault="002A3EAE">
      <w:pPr>
        <w:rPr>
          <w:ins w:id="14" w:author="RANDRIAMAHARAVOMANANA, Tantely" w:date="2017-06-21T16:43:00Z"/>
          <w:rFonts w:ascii="Trebuchet MS" w:eastAsia="Times New Roman" w:hAnsi="Trebuchet MS" w:cs="Times New Roman"/>
          <w:color w:val="000000"/>
          <w:sz w:val="21"/>
          <w:szCs w:val="21"/>
          <w:lang w:eastAsia="fr-FR"/>
        </w:rPr>
      </w:pPr>
    </w:p>
    <w:p w14:paraId="58C8409F" w14:textId="77777777" w:rsidR="002A3EAE" w:rsidRDefault="002A3EAE">
      <w:pPr>
        <w:rPr>
          <w:ins w:id="15" w:author="RANDRIAMAHARAVOMANANA, Tantely" w:date="2017-06-21T16:43:00Z"/>
          <w:rFonts w:ascii="Trebuchet MS" w:eastAsia="Times New Roman" w:hAnsi="Trebuchet MS" w:cs="Times New Roman"/>
          <w:color w:val="000000"/>
          <w:sz w:val="21"/>
          <w:szCs w:val="21"/>
          <w:lang w:eastAsia="fr-FR"/>
        </w:rPr>
      </w:pPr>
    </w:p>
    <w:p w14:paraId="156405A8" w14:textId="77777777" w:rsidR="002A3EAE" w:rsidRDefault="002A3EAE">
      <w:pPr>
        <w:rPr>
          <w:ins w:id="16" w:author="RANDRIAMAHARAVOMANANA, Tantely" w:date="2017-06-21T16:43:00Z"/>
          <w:rFonts w:ascii="Trebuchet MS" w:eastAsia="Times New Roman" w:hAnsi="Trebuchet MS" w:cs="Times New Roman"/>
          <w:color w:val="000000"/>
          <w:sz w:val="21"/>
          <w:szCs w:val="21"/>
          <w:lang w:eastAsia="fr-FR"/>
        </w:rPr>
      </w:pPr>
    </w:p>
    <w:p w14:paraId="3939B51B" w14:textId="77777777" w:rsidR="002A3EAE" w:rsidRDefault="002A3EAE">
      <w:pPr>
        <w:rPr>
          <w:ins w:id="17" w:author="RANDRIAMAHARAVOMANANA, Tantely" w:date="2017-06-21T16:43:00Z"/>
          <w:rFonts w:ascii="Trebuchet MS" w:eastAsia="Times New Roman" w:hAnsi="Trebuchet MS" w:cs="Times New Roman"/>
          <w:color w:val="000000"/>
          <w:sz w:val="21"/>
          <w:szCs w:val="21"/>
          <w:lang w:eastAsia="fr-FR"/>
        </w:rPr>
      </w:pPr>
    </w:p>
    <w:p w14:paraId="75E593B0" w14:textId="77777777" w:rsidR="002A3EAE" w:rsidRDefault="002A3EAE">
      <w:pPr>
        <w:rPr>
          <w:ins w:id="18" w:author="RANDRIAMAHARAVOMANANA, Tantely" w:date="2017-06-21T16:43:00Z"/>
          <w:rFonts w:ascii="Trebuchet MS" w:eastAsia="Times New Roman" w:hAnsi="Trebuchet MS" w:cs="Times New Roman"/>
          <w:color w:val="000000"/>
          <w:sz w:val="21"/>
          <w:szCs w:val="21"/>
          <w:lang w:eastAsia="fr-FR"/>
        </w:rPr>
      </w:pPr>
    </w:p>
    <w:p w14:paraId="035FC0B3" w14:textId="77777777" w:rsidR="002A3EAE" w:rsidRDefault="002A3EAE">
      <w:pPr>
        <w:rPr>
          <w:ins w:id="19" w:author="RANDRIAMAHARAVOMANANA, Tantely" w:date="2017-06-21T16:43:00Z"/>
          <w:rFonts w:ascii="Trebuchet MS" w:eastAsia="Times New Roman" w:hAnsi="Trebuchet MS" w:cs="Times New Roman"/>
          <w:color w:val="000000"/>
          <w:sz w:val="21"/>
          <w:szCs w:val="21"/>
          <w:lang w:eastAsia="fr-FR"/>
        </w:rPr>
      </w:pPr>
    </w:p>
    <w:p w14:paraId="0B704CF3" w14:textId="77777777" w:rsidR="002A3EAE" w:rsidRDefault="002A3EAE">
      <w:pPr>
        <w:rPr>
          <w:ins w:id="20" w:author="RANDRIAMAHARAVOMANANA, Tantely" w:date="2017-06-21T16:43:00Z"/>
          <w:rFonts w:ascii="Trebuchet MS" w:eastAsia="Times New Roman" w:hAnsi="Trebuchet MS" w:cs="Times New Roman"/>
          <w:color w:val="000000"/>
          <w:sz w:val="21"/>
          <w:szCs w:val="21"/>
          <w:lang w:eastAsia="fr-FR"/>
        </w:rPr>
      </w:pPr>
    </w:p>
    <w:p w14:paraId="6E44C969" w14:textId="77777777" w:rsidR="002A3EAE" w:rsidRDefault="002A3EAE">
      <w:pPr>
        <w:rPr>
          <w:ins w:id="21" w:author="RANDRIAMAHARAVOMANANA, Tantely" w:date="2017-06-21T16:43:00Z"/>
          <w:rFonts w:ascii="Trebuchet MS" w:eastAsia="Times New Roman" w:hAnsi="Trebuchet MS" w:cs="Times New Roman"/>
          <w:color w:val="000000"/>
          <w:sz w:val="21"/>
          <w:szCs w:val="21"/>
          <w:lang w:eastAsia="fr-FR"/>
        </w:rPr>
      </w:pPr>
    </w:p>
    <w:p w14:paraId="5FEFB7C1" w14:textId="77777777" w:rsidR="002A3EAE" w:rsidRDefault="002A3EAE">
      <w:pPr>
        <w:rPr>
          <w:rFonts w:ascii="Trebuchet MS" w:eastAsia="Times New Roman" w:hAnsi="Trebuchet MS" w:cs="Times New Roman"/>
          <w:color w:val="000000"/>
          <w:sz w:val="21"/>
          <w:szCs w:val="21"/>
          <w:lang w:eastAsia="fr-FR"/>
        </w:rPr>
      </w:pPr>
    </w:p>
    <w:p w14:paraId="793001CC" w14:textId="77777777" w:rsidR="00991B57" w:rsidRDefault="00991B57">
      <w:pPr>
        <w:rPr>
          <w:rFonts w:ascii="Trebuchet MS" w:eastAsia="Times New Roman" w:hAnsi="Trebuchet MS" w:cs="Times New Roman"/>
          <w:color w:val="000000"/>
          <w:sz w:val="21"/>
          <w:szCs w:val="21"/>
          <w:lang w:eastAsia="fr-FR"/>
        </w:rPr>
      </w:pPr>
    </w:p>
    <w:p w14:paraId="1C808978" w14:textId="77777777" w:rsidR="00991B57" w:rsidRDefault="00991B57">
      <w:pPr>
        <w:rPr>
          <w:rFonts w:ascii="Trebuchet MS" w:eastAsia="Times New Roman" w:hAnsi="Trebuchet MS" w:cs="Times New Roman"/>
          <w:color w:val="000000"/>
          <w:sz w:val="21"/>
          <w:szCs w:val="21"/>
          <w:lang w:eastAsia="fr-FR"/>
        </w:rPr>
      </w:pPr>
    </w:p>
    <w:p w14:paraId="0A267D84" w14:textId="77777777" w:rsidR="00991B57" w:rsidRDefault="00991B57">
      <w:pPr>
        <w:rPr>
          <w:rFonts w:ascii="Trebuchet MS" w:eastAsia="Times New Roman" w:hAnsi="Trebuchet MS" w:cs="Times New Roman"/>
          <w:color w:val="000000"/>
          <w:sz w:val="21"/>
          <w:szCs w:val="21"/>
          <w:lang w:eastAsia="fr-FR"/>
        </w:rPr>
      </w:pPr>
    </w:p>
    <w:p w14:paraId="01A9D7EC" w14:textId="77777777" w:rsidR="00991B57" w:rsidRDefault="00991B57">
      <w:pPr>
        <w:rPr>
          <w:rFonts w:ascii="Trebuchet MS" w:eastAsia="Times New Roman" w:hAnsi="Trebuchet MS" w:cs="Times New Roman"/>
          <w:color w:val="000000"/>
          <w:sz w:val="21"/>
          <w:szCs w:val="21"/>
          <w:lang w:eastAsia="fr-FR"/>
        </w:rPr>
      </w:pPr>
    </w:p>
    <w:p w14:paraId="6BCD173A" w14:textId="77777777" w:rsidR="00991B57" w:rsidRDefault="00991B57">
      <w:pPr>
        <w:rPr>
          <w:rFonts w:ascii="Trebuchet MS" w:eastAsia="Times New Roman" w:hAnsi="Trebuchet MS" w:cs="Times New Roman"/>
          <w:color w:val="000000"/>
          <w:sz w:val="21"/>
          <w:szCs w:val="21"/>
          <w:lang w:eastAsia="fr-FR"/>
        </w:rPr>
      </w:pPr>
    </w:p>
    <w:p w14:paraId="36010981" w14:textId="77777777" w:rsidR="00991B57" w:rsidRDefault="00991B57">
      <w:pPr>
        <w:rPr>
          <w:rFonts w:ascii="Trebuchet MS" w:eastAsia="Times New Roman" w:hAnsi="Trebuchet MS" w:cs="Times New Roman"/>
          <w:color w:val="000000"/>
          <w:sz w:val="21"/>
          <w:szCs w:val="21"/>
          <w:lang w:eastAsia="fr-FR"/>
        </w:rPr>
      </w:pPr>
    </w:p>
    <w:p w14:paraId="60D65B6D" w14:textId="77777777" w:rsidR="00991B57" w:rsidRDefault="00991B57">
      <w:pPr>
        <w:rPr>
          <w:rFonts w:ascii="Trebuchet MS" w:eastAsia="Times New Roman" w:hAnsi="Trebuchet MS" w:cs="Times New Roman"/>
          <w:color w:val="000000"/>
          <w:sz w:val="21"/>
          <w:szCs w:val="21"/>
          <w:lang w:eastAsia="fr-FR"/>
        </w:rPr>
      </w:pPr>
    </w:p>
    <w:p w14:paraId="1A7E3BF7" w14:textId="77777777" w:rsidR="00991B57" w:rsidRDefault="00991B57">
      <w:pPr>
        <w:rPr>
          <w:rFonts w:ascii="Trebuchet MS" w:eastAsia="Times New Roman" w:hAnsi="Trebuchet MS" w:cs="Times New Roman"/>
          <w:color w:val="000000"/>
          <w:sz w:val="21"/>
          <w:szCs w:val="21"/>
          <w:lang w:eastAsia="fr-FR"/>
        </w:rPr>
      </w:pPr>
    </w:p>
    <w:p w14:paraId="77CF44A0" w14:textId="77777777" w:rsidR="00991B57" w:rsidRDefault="00991B57">
      <w:pPr>
        <w:rPr>
          <w:rFonts w:ascii="Trebuchet MS" w:eastAsia="Times New Roman" w:hAnsi="Trebuchet MS" w:cs="Times New Roman"/>
          <w:color w:val="000000"/>
          <w:sz w:val="21"/>
          <w:szCs w:val="21"/>
          <w:lang w:eastAsia="fr-FR"/>
        </w:rPr>
      </w:pPr>
    </w:p>
    <w:p w14:paraId="65889C6B" w14:textId="77777777" w:rsidR="00991B57" w:rsidRDefault="00991B57">
      <w:pPr>
        <w:rPr>
          <w:rFonts w:ascii="Trebuchet MS" w:eastAsia="Times New Roman" w:hAnsi="Trebuchet MS" w:cs="Times New Roman"/>
          <w:color w:val="000000"/>
          <w:sz w:val="21"/>
          <w:szCs w:val="21"/>
          <w:lang w:eastAsia="fr-FR"/>
        </w:rPr>
      </w:pPr>
    </w:p>
    <w:p w14:paraId="44E59D19" w14:textId="77777777" w:rsidR="00991B57" w:rsidRDefault="00991B57">
      <w:pPr>
        <w:rPr>
          <w:rFonts w:ascii="Trebuchet MS" w:eastAsia="Times New Roman" w:hAnsi="Trebuchet MS" w:cs="Times New Roman"/>
          <w:color w:val="000000"/>
          <w:sz w:val="21"/>
          <w:szCs w:val="21"/>
          <w:lang w:eastAsia="fr-FR"/>
        </w:rPr>
      </w:pPr>
    </w:p>
    <w:p w14:paraId="0A6955A3" w14:textId="77777777" w:rsidR="002A3EAE" w:rsidRDefault="002A3EAE">
      <w:pPr>
        <w:rPr>
          <w:ins w:id="22" w:author="RANDRIAMAHARAVOMANANA, Tantely" w:date="2017-06-21T16:43:00Z"/>
          <w:rFonts w:ascii="Trebuchet MS" w:eastAsia="Times New Roman" w:hAnsi="Trebuchet MS" w:cs="Times New Roman"/>
          <w:color w:val="000000"/>
          <w:sz w:val="21"/>
          <w:szCs w:val="21"/>
          <w:lang w:eastAsia="fr-FR"/>
        </w:rPr>
      </w:pPr>
    </w:p>
    <w:p w14:paraId="0606FE9F" w14:textId="77777777" w:rsidR="002A3EAE" w:rsidRDefault="002A3EAE">
      <w:pPr>
        <w:rPr>
          <w:ins w:id="23" w:author="RANDRIAMAHARAVOMANANA, Tantely" w:date="2017-06-21T16:43:00Z"/>
          <w:rFonts w:ascii="Trebuchet MS" w:eastAsia="Times New Roman" w:hAnsi="Trebuchet MS" w:cs="Times New Roman"/>
          <w:color w:val="000000"/>
          <w:sz w:val="21"/>
          <w:szCs w:val="21"/>
          <w:lang w:eastAsia="fr-FR"/>
        </w:rPr>
      </w:pPr>
    </w:p>
    <w:p w14:paraId="555BA362" w14:textId="4C5C9854" w:rsidR="006A54C0" w:rsidDel="002A3EAE" w:rsidRDefault="006A54C0" w:rsidP="006A54C0">
      <w:pPr>
        <w:shd w:val="clear" w:color="auto" w:fill="FFFFFF"/>
        <w:spacing w:before="100" w:beforeAutospacing="1" w:after="100" w:afterAutospacing="1" w:line="240" w:lineRule="auto"/>
        <w:rPr>
          <w:del w:id="24" w:author="RANDRIAMAHARAVOMANANA, Tantely" w:date="2017-06-21T16:43:00Z"/>
          <w:rFonts w:ascii="Trebuchet MS" w:eastAsia="Times New Roman" w:hAnsi="Trebuchet MS" w:cs="Times New Roman"/>
          <w:color w:val="000000"/>
          <w:sz w:val="21"/>
          <w:szCs w:val="21"/>
          <w:lang w:eastAsia="fr-FR"/>
        </w:rPr>
      </w:pPr>
      <w:bookmarkStart w:id="25" w:name="_Toc485880928"/>
      <w:bookmarkEnd w:id="25"/>
    </w:p>
    <w:p w14:paraId="5D70238F" w14:textId="174CB3BF" w:rsidR="006A54C0" w:rsidDel="002A3EAE" w:rsidRDefault="00A32DA2" w:rsidP="006A54C0">
      <w:pPr>
        <w:shd w:val="clear" w:color="auto" w:fill="FFFFFF"/>
        <w:spacing w:before="100" w:beforeAutospacing="1" w:after="100" w:afterAutospacing="1" w:line="240" w:lineRule="auto"/>
        <w:rPr>
          <w:del w:id="26" w:author="RANDRIAMAHARAVOMANANA, Tantely" w:date="2017-06-21T16:43:00Z"/>
          <w:rFonts w:ascii="Trebuchet MS" w:eastAsia="Times New Roman" w:hAnsi="Trebuchet MS" w:cs="Times New Roman"/>
          <w:color w:val="000000"/>
          <w:sz w:val="21"/>
          <w:szCs w:val="21"/>
          <w:lang w:eastAsia="fr-FR"/>
        </w:rPr>
      </w:pPr>
      <w:bookmarkStart w:id="27" w:name="_Toc485880929"/>
      <w:r>
        <w:rPr>
          <w:rStyle w:val="Marquedecommentaire"/>
        </w:rPr>
        <w:commentReference w:id="28"/>
      </w:r>
      <w:bookmarkEnd w:id="27"/>
    </w:p>
    <w:p w14:paraId="32111FFC" w14:textId="74986912" w:rsidR="006A54C0" w:rsidDel="002A3EAE" w:rsidRDefault="006A54C0" w:rsidP="006A54C0">
      <w:pPr>
        <w:shd w:val="clear" w:color="auto" w:fill="FFFFFF"/>
        <w:spacing w:before="100" w:beforeAutospacing="1" w:after="100" w:afterAutospacing="1" w:line="240" w:lineRule="auto"/>
        <w:rPr>
          <w:del w:id="29" w:author="RANDRIAMAHARAVOMANANA, Tantely" w:date="2017-06-21T16:43:00Z"/>
          <w:rFonts w:ascii="Trebuchet MS" w:eastAsia="Times New Roman" w:hAnsi="Trebuchet MS" w:cs="Times New Roman"/>
          <w:color w:val="000000"/>
          <w:sz w:val="21"/>
          <w:szCs w:val="21"/>
          <w:lang w:eastAsia="fr-FR"/>
        </w:rPr>
      </w:pPr>
      <w:bookmarkStart w:id="30" w:name="_Toc485880930"/>
      <w:bookmarkEnd w:id="30"/>
    </w:p>
    <w:p w14:paraId="5604C3C3" w14:textId="77777777" w:rsidR="00CA4E90" w:rsidRPr="00592097" w:rsidRDefault="00A534BA" w:rsidP="00592097">
      <w:pPr>
        <w:pStyle w:val="Title1"/>
      </w:pPr>
      <w:bookmarkStart w:id="31" w:name="_Toc485880931"/>
      <w:r w:rsidRPr="00592097">
        <w:t>Introduction</w:t>
      </w:r>
      <w:bookmarkEnd w:id="31"/>
    </w:p>
    <w:p w14:paraId="0FD6F90B" w14:textId="13C9D36A" w:rsidR="005D6224" w:rsidRPr="00A32DA2" w:rsidRDefault="00B60B15" w:rsidP="005D6224">
      <w:pPr>
        <w:shd w:val="clear" w:color="auto" w:fill="FFFFFF"/>
        <w:spacing w:before="100" w:beforeAutospacing="1" w:line="360" w:lineRule="auto"/>
        <w:jc w:val="both"/>
        <w:rPr>
          <w:rFonts w:ascii="Times New Roman" w:hAnsi="Times New Roman"/>
          <w:sz w:val="24"/>
          <w:shd w:val="clear" w:color="auto" w:fill="FFFFFF"/>
          <w:lang w:eastAsia="en-GB"/>
          <w:rPrChange w:id="32" w:author="DESNOYERS, Xavier" w:date="2017-06-21T14:36:00Z">
            <w:rPr>
              <w:rFonts w:ascii="Times New Roman" w:hAnsi="Times New Roman"/>
              <w:sz w:val="24"/>
              <w:lang w:eastAsia="en-GB"/>
            </w:rPr>
          </w:rPrChange>
        </w:rPr>
      </w:pPr>
      <w:r w:rsidRPr="005D6224">
        <w:rPr>
          <w:rFonts w:ascii="Times New Roman" w:hAnsi="Times New Roman"/>
          <w:sz w:val="24"/>
          <w:lang w:eastAsia="en-GB"/>
        </w:rPr>
        <w:t xml:space="preserve">La validation de notre formation de Master II en Architectures Logicielles (ALMA) </w:t>
      </w:r>
      <w:r w:rsidR="00155BF7">
        <w:rPr>
          <w:rFonts w:ascii="Times New Roman" w:hAnsi="Times New Roman"/>
          <w:sz w:val="24"/>
          <w:lang w:eastAsia="en-GB"/>
        </w:rPr>
        <w:t xml:space="preserve">de la faculté des sciences de Nantes </w:t>
      </w:r>
      <w:r w:rsidRPr="005D6224">
        <w:rPr>
          <w:rFonts w:ascii="Times New Roman" w:hAnsi="Times New Roman"/>
          <w:sz w:val="24"/>
          <w:lang w:eastAsia="en-GB"/>
        </w:rPr>
        <w:t>passe par un stage de six mois au sein d’une e</w:t>
      </w:r>
      <w:r w:rsidR="000C2A8D" w:rsidRPr="005D6224">
        <w:rPr>
          <w:rFonts w:ascii="Times New Roman" w:hAnsi="Times New Roman"/>
          <w:sz w:val="24"/>
          <w:lang w:eastAsia="en-GB"/>
        </w:rPr>
        <w:t>ntreprise. Ce stage nous</w:t>
      </w:r>
      <w:r w:rsidR="003444CA" w:rsidRPr="005D6224">
        <w:rPr>
          <w:rFonts w:ascii="Times New Roman" w:hAnsi="Times New Roman"/>
          <w:sz w:val="24"/>
          <w:lang w:eastAsia="en-GB"/>
        </w:rPr>
        <w:t xml:space="preserve"> permet </w:t>
      </w:r>
      <w:r w:rsidRPr="005D6224">
        <w:rPr>
          <w:rFonts w:ascii="Times New Roman" w:hAnsi="Times New Roman"/>
          <w:sz w:val="24"/>
          <w:lang w:eastAsia="en-GB"/>
        </w:rPr>
        <w:t xml:space="preserve">d’intégrer le monde </w:t>
      </w:r>
      <w:r w:rsidRPr="00AE1032">
        <w:rPr>
          <w:rStyle w:val="CorpsCar"/>
        </w:rPr>
        <w:t>professionnel et d</w:t>
      </w:r>
      <w:r w:rsidR="003444CA" w:rsidRPr="00AE1032">
        <w:rPr>
          <w:rStyle w:val="CorpsCar"/>
        </w:rPr>
        <w:t>e mettre en pratique ce que nous avons</w:t>
      </w:r>
      <w:r w:rsidRPr="00AE1032">
        <w:rPr>
          <w:rStyle w:val="CorpsCar"/>
        </w:rPr>
        <w:t xml:space="preserve"> acquis pendant </w:t>
      </w:r>
      <w:r w:rsidR="003444CA" w:rsidRPr="00AE1032">
        <w:rPr>
          <w:rStyle w:val="CorpsCar"/>
        </w:rPr>
        <w:t>notre</w:t>
      </w:r>
      <w:r w:rsidRPr="00AE1032">
        <w:rPr>
          <w:rStyle w:val="CorpsCar"/>
        </w:rPr>
        <w:t xml:space="preserve"> cursus universitaire.</w:t>
      </w:r>
      <w:del w:id="33" w:author="RANDRIAMAHARAVOMANANA, Tantely" w:date="2017-06-21T16:45:00Z">
        <w:r w:rsidR="00CE2AC6" w:rsidRPr="00AE1032" w:rsidDel="00491542">
          <w:rPr>
            <w:rStyle w:val="CorpsCar"/>
          </w:rPr>
          <w:delText xml:space="preserve"> </w:delText>
        </w:r>
        <w:r w:rsidR="001969D5" w:rsidRPr="00A32DA2" w:rsidDel="00491542">
          <w:rPr>
            <w:rStyle w:val="CorpsCar"/>
            <w:strike/>
            <w:rPrChange w:id="34" w:author="DESNOYERS, Xavier" w:date="2017-06-21T14:32:00Z">
              <w:rPr>
                <w:rStyle w:val="CorpsCar"/>
              </w:rPr>
            </w:rPrChange>
          </w:rPr>
          <w:delText xml:space="preserve">J’ai effectué mon stage de fin d’étude </w:delText>
        </w:r>
        <w:r w:rsidRPr="00A32DA2" w:rsidDel="00491542">
          <w:rPr>
            <w:rStyle w:val="CorpsCar"/>
            <w:strike/>
            <w:rPrChange w:id="35" w:author="DESNOYERS, Xavier" w:date="2017-06-21T14:32:00Z">
              <w:rPr>
                <w:rStyle w:val="CorpsCar"/>
              </w:rPr>
            </w:rPrChange>
          </w:rPr>
          <w:delText xml:space="preserve">au sein </w:delText>
        </w:r>
        <w:r w:rsidR="00DF40C8" w:rsidRPr="00A32DA2" w:rsidDel="00491542">
          <w:rPr>
            <w:rStyle w:val="CorpsCar"/>
            <w:strike/>
            <w:rPrChange w:id="36" w:author="DESNOYERS, Xavier" w:date="2017-06-21T14:32:00Z">
              <w:rPr>
                <w:rStyle w:val="CorpsCar"/>
              </w:rPr>
            </w:rPrChange>
          </w:rPr>
          <w:delText xml:space="preserve">de </w:delText>
        </w:r>
        <w:commentRangeStart w:id="37"/>
        <w:r w:rsidR="00DF40C8" w:rsidRPr="00A32DA2" w:rsidDel="00491542">
          <w:rPr>
            <w:rStyle w:val="CorpsCar"/>
            <w:strike/>
            <w:rPrChange w:id="38" w:author="DESNOYERS, Xavier" w:date="2017-06-21T14:32:00Z">
              <w:rPr>
                <w:rStyle w:val="CorpsCar"/>
              </w:rPr>
            </w:rPrChange>
          </w:rPr>
          <w:delText xml:space="preserve">l’unité de service </w:delText>
        </w:r>
        <w:commentRangeEnd w:id="37"/>
        <w:r w:rsidR="00A32DA2" w:rsidRPr="00A32DA2" w:rsidDel="00491542">
          <w:rPr>
            <w:rStyle w:val="Marquedecommentaire"/>
            <w:strike/>
            <w:rPrChange w:id="39" w:author="DESNOYERS, Xavier" w:date="2017-06-21T14:32:00Z">
              <w:rPr>
                <w:rStyle w:val="Marquedecommentaire"/>
              </w:rPr>
            </w:rPrChange>
          </w:rPr>
          <w:commentReference w:id="37"/>
        </w:r>
        <w:r w:rsidR="00DF40C8" w:rsidRPr="00A32DA2" w:rsidDel="00491542">
          <w:rPr>
            <w:rStyle w:val="CorpsCar"/>
            <w:strike/>
            <w:rPrChange w:id="40" w:author="DESNOYERS, Xavier" w:date="2017-06-21T14:32:00Z">
              <w:rPr>
                <w:rStyle w:val="CorpsCar"/>
              </w:rPr>
            </w:rPrChange>
          </w:rPr>
          <w:delText xml:space="preserve">« Cluster SIG » </w:delText>
        </w:r>
        <w:r w:rsidR="006A4F94" w:rsidRPr="00A32DA2" w:rsidDel="00491542">
          <w:rPr>
            <w:rStyle w:val="CorpsCar"/>
            <w:strike/>
            <w:rPrChange w:id="41" w:author="DESNOYERS, Xavier" w:date="2017-06-21T14:32:00Z">
              <w:rPr>
                <w:rStyle w:val="CorpsCar"/>
              </w:rPr>
            </w:rPrChange>
          </w:rPr>
          <w:delText>de</w:delText>
        </w:r>
        <w:r w:rsidR="00DF40C8" w:rsidRPr="00A32DA2" w:rsidDel="00491542">
          <w:rPr>
            <w:rStyle w:val="CorpsCar"/>
            <w:strike/>
            <w:rPrChange w:id="42" w:author="DESNOYERS, Xavier" w:date="2017-06-21T14:32:00Z">
              <w:rPr>
                <w:rStyle w:val="CorpsCar"/>
              </w:rPr>
            </w:rPrChange>
          </w:rPr>
          <w:delText xml:space="preserve"> la société</w:delText>
        </w:r>
        <w:r w:rsidR="006A4F94" w:rsidRPr="00A32DA2" w:rsidDel="00491542">
          <w:rPr>
            <w:rStyle w:val="CorpsCar"/>
            <w:strike/>
            <w:rPrChange w:id="43" w:author="DESNOYERS, Xavier" w:date="2017-06-21T14:32:00Z">
              <w:rPr>
                <w:rStyle w:val="CorpsCar"/>
              </w:rPr>
            </w:rPrChange>
          </w:rPr>
          <w:delText xml:space="preserve"> </w:delText>
        </w:r>
        <w:r w:rsidR="00502686" w:rsidRPr="00A32DA2" w:rsidDel="00491542">
          <w:rPr>
            <w:rFonts w:ascii="Times New Roman" w:hAnsi="Times New Roman"/>
            <w:strike/>
            <w:sz w:val="24"/>
            <w:lang w:eastAsia="en-GB"/>
            <w:rPrChange w:id="44" w:author="DESNOYERS, Xavier" w:date="2017-06-21T14:32:00Z">
              <w:rPr>
                <w:rFonts w:ascii="Times New Roman" w:hAnsi="Times New Roman"/>
                <w:sz w:val="24"/>
                <w:lang w:eastAsia="en-GB"/>
              </w:rPr>
            </w:rPrChange>
          </w:rPr>
          <w:delText>Capgemini</w:delText>
        </w:r>
        <w:r w:rsidR="00502686" w:rsidRPr="00A32DA2" w:rsidDel="00491542">
          <w:rPr>
            <w:rStyle w:val="CorpsCar"/>
            <w:strike/>
            <w:rPrChange w:id="45" w:author="DESNOYERS, Xavier" w:date="2017-06-21T14:32:00Z">
              <w:rPr>
                <w:rStyle w:val="CorpsCar"/>
              </w:rPr>
            </w:rPrChange>
          </w:rPr>
          <w:delText xml:space="preserve"> </w:delText>
        </w:r>
        <w:r w:rsidR="006A4F94" w:rsidRPr="00A32DA2" w:rsidDel="00491542">
          <w:rPr>
            <w:rStyle w:val="CorpsCar"/>
            <w:strike/>
            <w:rPrChange w:id="46" w:author="DESNOYERS, Xavier" w:date="2017-06-21T14:32:00Z">
              <w:rPr>
                <w:rStyle w:val="CorpsCar"/>
              </w:rPr>
            </w:rPrChange>
          </w:rPr>
          <w:delText>Nantes</w:delText>
        </w:r>
        <w:r w:rsidRPr="00AE1032" w:rsidDel="00491542">
          <w:rPr>
            <w:rStyle w:val="CorpsCar"/>
          </w:rPr>
          <w:delText>.</w:delText>
        </w:r>
      </w:del>
      <w:ins w:id="47" w:author="DESNOYERS, Xavier" w:date="2017-06-21T14:32:00Z">
        <w:r w:rsidR="00A32DA2">
          <w:rPr>
            <w:rStyle w:val="CorpsCar"/>
          </w:rPr>
          <w:t xml:space="preserve"> J’ai effectué mon stage de fin d’étude au sein de la société Capgemini dans leur agence de Nantes.</w:t>
        </w:r>
      </w:ins>
      <w:ins w:id="48" w:author="DESNOYERS, Xavier" w:date="2017-06-21T14:35:00Z">
        <w:r w:rsidR="00A32DA2">
          <w:rPr>
            <w:rStyle w:val="CorpsCar"/>
          </w:rPr>
          <w:t xml:space="preserve"> J</w:t>
        </w:r>
      </w:ins>
      <w:ins w:id="49" w:author="DESNOYERS, Xavier" w:date="2017-06-21T14:36:00Z">
        <w:r w:rsidR="00A32DA2">
          <w:rPr>
            <w:rStyle w:val="CorpsCar"/>
          </w:rPr>
          <w:t>’ai intégré en particulier le « cluster SIG » qui est une entité du centre d’excellence cartographique.</w:t>
        </w:r>
      </w:ins>
      <w:r w:rsidR="00DF40C8" w:rsidRPr="00AE1032">
        <w:rPr>
          <w:rStyle w:val="CorpsCar"/>
        </w:rPr>
        <w:t xml:space="preserve"> </w:t>
      </w:r>
      <w:r w:rsidR="00140DDB" w:rsidRPr="00AE1032">
        <w:rPr>
          <w:rStyle w:val="CorpsCar"/>
        </w:rPr>
        <w:t xml:space="preserve">J’ai choisi </w:t>
      </w:r>
      <w:r w:rsidR="00324A16" w:rsidRPr="00AE1032">
        <w:rPr>
          <w:rStyle w:val="CorpsCar"/>
        </w:rPr>
        <w:t xml:space="preserve">l’offre de stage de </w:t>
      </w:r>
      <w:r w:rsidR="00502686">
        <w:rPr>
          <w:rFonts w:ascii="Times New Roman" w:hAnsi="Times New Roman"/>
          <w:sz w:val="24"/>
          <w:lang w:eastAsia="en-GB"/>
        </w:rPr>
        <w:t>Capgemini</w:t>
      </w:r>
      <w:r w:rsidR="00502686" w:rsidRPr="00AE1032">
        <w:rPr>
          <w:rStyle w:val="CorpsCar"/>
        </w:rPr>
        <w:t xml:space="preserve"> </w:t>
      </w:r>
      <w:r w:rsidR="00324A16" w:rsidRPr="00AE1032">
        <w:rPr>
          <w:rStyle w:val="CorpsCar"/>
        </w:rPr>
        <w:t xml:space="preserve">parmi tant d’autres parce que c’est </w:t>
      </w:r>
      <w:r w:rsidR="00DF7BDA" w:rsidRPr="00AE1032">
        <w:rPr>
          <w:rStyle w:val="CorpsCar"/>
        </w:rPr>
        <w:t>l’une des plus grandes entreprises de service numérique en France et en Europe.</w:t>
      </w:r>
      <w:r w:rsidR="000B383D" w:rsidRPr="00AE1032">
        <w:rPr>
          <w:rStyle w:val="CorpsCar"/>
        </w:rPr>
        <w:t xml:space="preserve"> Le stage que </w:t>
      </w:r>
      <w:r w:rsidR="00502686">
        <w:rPr>
          <w:rFonts w:ascii="Times New Roman" w:hAnsi="Times New Roman"/>
          <w:sz w:val="24"/>
          <w:lang w:eastAsia="en-GB"/>
        </w:rPr>
        <w:t>Capgemini</w:t>
      </w:r>
      <w:r w:rsidR="00502686" w:rsidRPr="00AE1032">
        <w:rPr>
          <w:rStyle w:val="CorpsCar"/>
        </w:rPr>
        <w:t xml:space="preserve"> </w:t>
      </w:r>
      <w:r w:rsidR="000B383D" w:rsidRPr="00AE1032">
        <w:rPr>
          <w:rStyle w:val="CorpsCar"/>
        </w:rPr>
        <w:t>m’a proposé est en vue d’une embauche.</w:t>
      </w:r>
      <w:r w:rsidR="00DF7BDA" w:rsidRPr="00AE1032">
        <w:rPr>
          <w:rStyle w:val="CorpsCar"/>
        </w:rPr>
        <w:t xml:space="preserve"> </w:t>
      </w:r>
      <w:r w:rsidR="005D536A" w:rsidRPr="00AE1032">
        <w:rPr>
          <w:rStyle w:val="CorpsCar"/>
        </w:rPr>
        <w:t xml:space="preserve">Les missions décrites pour le stage m’ont attiré particulièrement car </w:t>
      </w:r>
      <w:r w:rsidR="00C71CFD" w:rsidRPr="00AE1032">
        <w:rPr>
          <w:rStyle w:val="CorpsCar"/>
        </w:rPr>
        <w:t>il s’agit d’intervenir</w:t>
      </w:r>
      <w:r w:rsidR="00844DA9" w:rsidRPr="00AE1032">
        <w:rPr>
          <w:rStyle w:val="CorpsCar"/>
        </w:rPr>
        <w:t xml:space="preserve"> sur toutes les phases de</w:t>
      </w:r>
      <w:r w:rsidR="00152EEF" w:rsidRPr="00AE1032">
        <w:rPr>
          <w:rStyle w:val="CorpsCar"/>
        </w:rPr>
        <w:t xml:space="preserve"> construction d’un projet de système d’information en environnement SIG (Système d’</w:t>
      </w:r>
      <w:r w:rsidR="00844DA9" w:rsidRPr="00AE1032">
        <w:rPr>
          <w:rStyle w:val="CorpsCar"/>
        </w:rPr>
        <w:t>Information Géographique).</w:t>
      </w:r>
      <w:r w:rsidR="001E021F" w:rsidRPr="00AE1032">
        <w:rPr>
          <w:rStyle w:val="CorpsCar"/>
        </w:rPr>
        <w:t xml:space="preserve"> </w:t>
      </w:r>
      <w:r w:rsidR="00DF5A0F" w:rsidRPr="00AE1032">
        <w:rPr>
          <w:rStyle w:val="CorpsCar"/>
        </w:rPr>
        <w:t xml:space="preserve">Ce qui </w:t>
      </w:r>
      <w:r w:rsidR="005E7403" w:rsidRPr="00AE1032">
        <w:rPr>
          <w:rStyle w:val="CorpsCar"/>
        </w:rPr>
        <w:t xml:space="preserve">m’a permis de mettre </w:t>
      </w:r>
      <w:commentRangeStart w:id="50"/>
      <w:del w:id="51" w:author="RANDRIAMAHARAVOMANANA, Tantely" w:date="2017-06-21T16:48:00Z">
        <w:r w:rsidR="005E7403" w:rsidRPr="00AE1032" w:rsidDel="0071182C">
          <w:rPr>
            <w:rStyle w:val="CorpsCar"/>
          </w:rPr>
          <w:delText xml:space="preserve">énormément </w:delText>
        </w:r>
        <w:commentRangeEnd w:id="50"/>
        <w:r w:rsidR="00A32DA2" w:rsidDel="0071182C">
          <w:rPr>
            <w:rStyle w:val="Marquedecommentaire"/>
          </w:rPr>
          <w:commentReference w:id="50"/>
        </w:r>
      </w:del>
      <w:r w:rsidR="005E7403" w:rsidRPr="00AE1032">
        <w:rPr>
          <w:rStyle w:val="CorpsCar"/>
        </w:rPr>
        <w:t xml:space="preserve">en profit mes connaissances et </w:t>
      </w:r>
      <w:ins w:id="52" w:author="RANDRIAMAHARAVOMANANA, Tantely" w:date="2017-06-21T16:48:00Z">
        <w:r w:rsidR="0071182C">
          <w:rPr>
            <w:rStyle w:val="CorpsCar"/>
          </w:rPr>
          <w:t xml:space="preserve">mes </w:t>
        </w:r>
      </w:ins>
      <w:r w:rsidR="005E7403" w:rsidRPr="00AE1032">
        <w:rPr>
          <w:rStyle w:val="CorpsCar"/>
        </w:rPr>
        <w:t>expériences en conception et développement de logiciels</w:t>
      </w:r>
      <w:r w:rsidR="00784A96" w:rsidRPr="005D6224">
        <w:rPr>
          <w:rFonts w:ascii="Times New Roman" w:hAnsi="Times New Roman"/>
          <w:sz w:val="24"/>
          <w:lang w:eastAsia="en-GB"/>
        </w:rPr>
        <w:t>.</w:t>
      </w:r>
      <w:r w:rsidR="00E7541C">
        <w:rPr>
          <w:rFonts w:ascii="Times New Roman" w:hAnsi="Times New Roman"/>
          <w:sz w:val="24"/>
          <w:lang w:eastAsia="en-GB"/>
        </w:rPr>
        <w:t xml:space="preserve"> </w:t>
      </w:r>
    </w:p>
    <w:p w14:paraId="451CCF5F" w14:textId="32338A89" w:rsidR="003811D7" w:rsidRDefault="00502686" w:rsidP="00FF4377">
      <w:pPr>
        <w:pStyle w:val="Corps"/>
      </w:pPr>
      <w:r w:rsidRPr="00502686">
        <w:t xml:space="preserve">Ce rapport </w:t>
      </w:r>
      <w:commentRangeStart w:id="53"/>
      <w:del w:id="54" w:author="RANDRIAMAHARAVOMANANA, Tantely" w:date="2017-06-21T16:52:00Z">
        <w:r w:rsidRPr="00502686" w:rsidDel="0091007D">
          <w:delText xml:space="preserve">est un recueil des travaux d’ingénierie </w:delText>
        </w:r>
        <w:commentRangeEnd w:id="53"/>
        <w:r w:rsidR="00A32DA2" w:rsidDel="0091007D">
          <w:rPr>
            <w:rStyle w:val="Marquedecommentaire"/>
            <w:rFonts w:asciiTheme="minorHAnsi" w:hAnsiTheme="minorHAnsi"/>
            <w:lang w:eastAsia="en-US"/>
          </w:rPr>
          <w:commentReference w:id="53"/>
        </w:r>
        <w:r w:rsidRPr="00502686" w:rsidDel="0091007D">
          <w:delText>menés pendant</w:delText>
        </w:r>
      </w:del>
      <w:ins w:id="55" w:author="RANDRIAMAHARAVOMANANA, Tantely" w:date="2017-06-21T16:52:00Z">
        <w:r w:rsidR="0091007D">
          <w:t xml:space="preserve">a pour objet de présenter </w:t>
        </w:r>
      </w:ins>
      <w:ins w:id="56" w:author="RANDRIAMAHARAVOMANANA, Tantely" w:date="2017-06-21T17:12:00Z">
        <w:r w:rsidR="008E6AF2">
          <w:t>les travaux</w:t>
        </w:r>
      </w:ins>
      <w:ins w:id="57" w:author="RANDRIAMAHARAVOMANANA, Tantely" w:date="2017-06-21T17:14:00Z">
        <w:r w:rsidR="00105F45">
          <w:t xml:space="preserve"> d’ingénierie</w:t>
        </w:r>
      </w:ins>
      <w:ins w:id="58" w:author="RANDRIAMAHARAVOMANANA, Tantely" w:date="2017-06-21T17:12:00Z">
        <w:r w:rsidR="008E6AF2">
          <w:t xml:space="preserve"> que j’ai réalisés pend</w:t>
        </w:r>
      </w:ins>
      <w:ins w:id="59" w:author="RANDRIAMAHARAVOMANANA, Tantely" w:date="2017-06-21T17:13:00Z">
        <w:r w:rsidR="008E6AF2">
          <w:t>ant</w:t>
        </w:r>
      </w:ins>
      <w:r w:rsidRPr="00502686">
        <w:t xml:space="preserve"> mon </w:t>
      </w:r>
      <w:del w:id="60" w:author="RANDRIAMAHARAVOMANANA, Tantely" w:date="2017-06-21T17:13:00Z">
        <w:r w:rsidRPr="00502686" w:rsidDel="00053E04">
          <w:delText>contrat de professionnalisat</w:delText>
        </w:r>
        <w:r w:rsidDel="00053E04">
          <w:delText>ion dans</w:delText>
        </w:r>
      </w:del>
      <w:ins w:id="61" w:author="RANDRIAMAHARAVOMANANA, Tantely" w:date="2017-06-21T17:13:00Z">
        <w:r w:rsidR="00053E04">
          <w:t>stage de fin d’études chez</w:t>
        </w:r>
      </w:ins>
      <w:r>
        <w:t xml:space="preserve"> l’entreprise Capgemini.</w:t>
      </w:r>
      <w:r w:rsidR="00BF2C95">
        <w:t xml:space="preserve"> </w:t>
      </w:r>
      <w:r w:rsidR="00AC5EE9">
        <w:t>Durant mon stage, j</w:t>
      </w:r>
      <w:r w:rsidR="009A20E5">
        <w:t>’ai travaillé</w:t>
      </w:r>
      <w:r w:rsidR="00106A56">
        <w:t xml:space="preserve"> sur</w:t>
      </w:r>
      <w:r w:rsidR="009A20E5">
        <w:t xml:space="preserve"> </w:t>
      </w:r>
      <w:r w:rsidR="00540A11">
        <w:t>la r</w:t>
      </w:r>
      <w:r w:rsidR="00540A11" w:rsidRPr="00540A11">
        <w:t>éalisation d’une version majeure d’une application cartographique complexe</w:t>
      </w:r>
      <w:r w:rsidR="009A20E5">
        <w:t xml:space="preserve"> appelé</w:t>
      </w:r>
      <w:r w:rsidR="00540A11">
        <w:t>e</w:t>
      </w:r>
      <w:r w:rsidR="009A20E5">
        <w:t xml:space="preserve"> SERT (</w:t>
      </w:r>
      <w:r w:rsidR="009A20E5" w:rsidRPr="009A20E5">
        <w:t>Système d’Edition des régimes de champs de Tir</w:t>
      </w:r>
      <w:r w:rsidR="00540A11">
        <w:t xml:space="preserve">). </w:t>
      </w:r>
      <w:r w:rsidR="004F7150">
        <w:t>Sur ce projet</w:t>
      </w:r>
      <w:del w:id="62" w:author="RANDRIAMAHARAVOMANANA, Tantely" w:date="2017-06-21T17:16:00Z">
        <w:r w:rsidR="004F7150" w:rsidDel="00063412">
          <w:delText>, j</w:delText>
        </w:r>
      </w:del>
      <w:ins w:id="63" w:author="RANDRIAMAHARAVOMANANA, Tantely" w:date="2017-06-21T17:16:00Z">
        <w:r w:rsidR="00063412">
          <w:t>, j</w:t>
        </w:r>
      </w:ins>
      <w:del w:id="64" w:author="DESNOYERS, Xavier" w:date="2017-06-21T14:37:00Z">
        <w:r w:rsidR="004F7150" w:rsidDel="0004281F">
          <w:delText xml:space="preserve">’ai </w:delText>
        </w:r>
      </w:del>
      <w:ins w:id="65" w:author="DESNOYERS, Xavier" w:date="2017-06-21T14:37:00Z">
        <w:r w:rsidR="0004281F">
          <w:t xml:space="preserve">e suis </w:t>
        </w:r>
      </w:ins>
      <w:r w:rsidR="004F7150">
        <w:t xml:space="preserve">intervenu </w:t>
      </w:r>
      <w:del w:id="66" w:author="DESNOYERS, Xavier" w:date="2017-06-21T14:38:00Z">
        <w:r w:rsidR="004F7150" w:rsidDel="0004281F">
          <w:delText>dans</w:delText>
        </w:r>
      </w:del>
      <w:ins w:id="67" w:author="DESNOYERS, Xavier" w:date="2017-06-21T14:38:00Z">
        <w:r w:rsidR="0004281F">
          <w:t>sur</w:t>
        </w:r>
      </w:ins>
      <w:r w:rsidR="004F7150">
        <w:t xml:space="preserve"> les phases </w:t>
      </w:r>
      <w:r w:rsidR="005F5D1D">
        <w:t xml:space="preserve">d’analyse, </w:t>
      </w:r>
      <w:r w:rsidR="004F7150">
        <w:t xml:space="preserve">de conception, </w:t>
      </w:r>
      <w:r w:rsidR="005F5D1D">
        <w:t>de développement et de tests.</w:t>
      </w:r>
    </w:p>
    <w:p w14:paraId="7D4C4813" w14:textId="77777777" w:rsidR="005F5D1D" w:rsidRPr="00AD305D" w:rsidRDefault="006A3CD2" w:rsidP="00FF4377">
      <w:pPr>
        <w:pStyle w:val="Corps"/>
      </w:pPr>
      <w:r w:rsidRPr="006A3CD2">
        <w:t>Dans un premier temps</w:t>
      </w:r>
      <w:r>
        <w:t xml:space="preserve"> je ferai </w:t>
      </w:r>
      <w:r w:rsidR="00606551" w:rsidRPr="00606551">
        <w:t>une présentation de l’entreprise et de</w:t>
      </w:r>
      <w:r>
        <w:t xml:space="preserve"> mon e</w:t>
      </w:r>
      <w:r w:rsidR="001C214C">
        <w:t xml:space="preserve">nvironnement de travail. </w:t>
      </w:r>
      <w:r w:rsidR="00AD305D" w:rsidRPr="00AD305D">
        <w:t xml:space="preserve">Puis </w:t>
      </w:r>
      <w:r w:rsidR="00AD305D">
        <w:t>j’exposerai</w:t>
      </w:r>
      <w:r w:rsidR="00AD305D" w:rsidRPr="00AD305D">
        <w:t xml:space="preserve"> mes missions, lors de ce stage avant de dresser un bilan de celui-ci.</w:t>
      </w:r>
    </w:p>
    <w:p w14:paraId="7275F590" w14:textId="77777777" w:rsidR="00844DA9" w:rsidRDefault="00844DA9" w:rsidP="00925900">
      <w:pPr>
        <w:shd w:val="clear" w:color="auto" w:fill="FFFFFF"/>
        <w:spacing w:before="100" w:beforeAutospacing="1" w:after="100" w:afterAutospacing="1" w:line="240" w:lineRule="auto"/>
        <w:jc w:val="both"/>
        <w:rPr>
          <w:rFonts w:ascii="Trebuchet MS" w:eastAsia="Times New Roman" w:hAnsi="Trebuchet MS" w:cs="Times New Roman"/>
          <w:color w:val="000000"/>
          <w:sz w:val="21"/>
          <w:szCs w:val="21"/>
          <w:lang w:eastAsia="fr-FR"/>
        </w:rPr>
      </w:pPr>
    </w:p>
    <w:p w14:paraId="325A8E79" w14:textId="77777777" w:rsidR="006A3CD2" w:rsidRDefault="006A3CD2" w:rsidP="00925900">
      <w:pPr>
        <w:shd w:val="clear" w:color="auto" w:fill="FFFFFF"/>
        <w:spacing w:before="100" w:beforeAutospacing="1" w:after="100" w:afterAutospacing="1" w:line="240" w:lineRule="auto"/>
        <w:jc w:val="both"/>
        <w:rPr>
          <w:rFonts w:ascii="Trebuchet MS" w:eastAsia="Times New Roman" w:hAnsi="Trebuchet MS" w:cs="Times New Roman"/>
          <w:color w:val="000000"/>
          <w:sz w:val="21"/>
          <w:szCs w:val="21"/>
          <w:lang w:eastAsia="fr-FR"/>
        </w:rPr>
      </w:pPr>
    </w:p>
    <w:p w14:paraId="571886DB" w14:textId="77777777" w:rsidR="006A3CD2" w:rsidRDefault="006A3CD2" w:rsidP="00925900">
      <w:pPr>
        <w:shd w:val="clear" w:color="auto" w:fill="FFFFFF"/>
        <w:spacing w:before="100" w:beforeAutospacing="1" w:after="100" w:afterAutospacing="1" w:line="240" w:lineRule="auto"/>
        <w:jc w:val="both"/>
        <w:rPr>
          <w:rFonts w:ascii="Trebuchet MS" w:eastAsia="Times New Roman" w:hAnsi="Trebuchet MS" w:cs="Times New Roman"/>
          <w:color w:val="000000"/>
          <w:sz w:val="21"/>
          <w:szCs w:val="21"/>
          <w:lang w:eastAsia="fr-FR"/>
        </w:rPr>
      </w:pPr>
    </w:p>
    <w:p w14:paraId="62FA63A9" w14:textId="77777777" w:rsidR="006A3CD2" w:rsidRDefault="006A3CD2" w:rsidP="00925900">
      <w:pPr>
        <w:shd w:val="clear" w:color="auto" w:fill="FFFFFF"/>
        <w:spacing w:before="100" w:beforeAutospacing="1" w:after="100" w:afterAutospacing="1" w:line="240" w:lineRule="auto"/>
        <w:jc w:val="both"/>
        <w:rPr>
          <w:ins w:id="68" w:author="RANDRIAMAHARAVOMANANA, Tantely" w:date="2017-06-21T17:17:00Z"/>
          <w:rFonts w:ascii="Trebuchet MS" w:eastAsia="Times New Roman" w:hAnsi="Trebuchet MS" w:cs="Times New Roman"/>
          <w:color w:val="000000"/>
          <w:sz w:val="21"/>
          <w:szCs w:val="21"/>
          <w:lang w:eastAsia="fr-FR"/>
        </w:rPr>
      </w:pPr>
    </w:p>
    <w:p w14:paraId="666A0CE7" w14:textId="77777777" w:rsidR="00F2546F" w:rsidRDefault="00F2546F" w:rsidP="00925900">
      <w:pPr>
        <w:shd w:val="clear" w:color="auto" w:fill="FFFFFF"/>
        <w:spacing w:before="100" w:beforeAutospacing="1" w:after="100" w:afterAutospacing="1" w:line="240" w:lineRule="auto"/>
        <w:jc w:val="both"/>
        <w:rPr>
          <w:ins w:id="69" w:author="RANDRIAMAHARAVOMANANA, Tantely" w:date="2017-06-21T17:17:00Z"/>
          <w:rFonts w:ascii="Trebuchet MS" w:eastAsia="Times New Roman" w:hAnsi="Trebuchet MS" w:cs="Times New Roman"/>
          <w:color w:val="000000"/>
          <w:sz w:val="21"/>
          <w:szCs w:val="21"/>
          <w:lang w:eastAsia="fr-FR"/>
        </w:rPr>
      </w:pPr>
    </w:p>
    <w:p w14:paraId="0D7DE36C" w14:textId="77777777" w:rsidR="00F2546F" w:rsidRDefault="00F2546F" w:rsidP="00925900">
      <w:pPr>
        <w:shd w:val="clear" w:color="auto" w:fill="FFFFFF"/>
        <w:spacing w:before="100" w:beforeAutospacing="1" w:after="100" w:afterAutospacing="1" w:line="240" w:lineRule="auto"/>
        <w:jc w:val="both"/>
        <w:rPr>
          <w:ins w:id="70" w:author="RANDRIAMAHARAVOMANANA, Tantely" w:date="2017-06-21T17:17:00Z"/>
          <w:rFonts w:ascii="Trebuchet MS" w:eastAsia="Times New Roman" w:hAnsi="Trebuchet MS" w:cs="Times New Roman"/>
          <w:color w:val="000000"/>
          <w:sz w:val="21"/>
          <w:szCs w:val="21"/>
          <w:lang w:eastAsia="fr-FR"/>
        </w:rPr>
      </w:pPr>
    </w:p>
    <w:p w14:paraId="318A501F" w14:textId="77777777" w:rsidR="00F2546F" w:rsidRDefault="00F2546F" w:rsidP="00925900">
      <w:pPr>
        <w:shd w:val="clear" w:color="auto" w:fill="FFFFFF"/>
        <w:spacing w:before="100" w:beforeAutospacing="1" w:after="100" w:afterAutospacing="1" w:line="240" w:lineRule="auto"/>
        <w:jc w:val="both"/>
        <w:rPr>
          <w:rFonts w:ascii="Trebuchet MS" w:eastAsia="Times New Roman" w:hAnsi="Trebuchet MS" w:cs="Times New Roman"/>
          <w:color w:val="000000"/>
          <w:sz w:val="21"/>
          <w:szCs w:val="21"/>
          <w:lang w:eastAsia="fr-FR"/>
        </w:rPr>
      </w:pPr>
    </w:p>
    <w:p w14:paraId="3ACE3E02" w14:textId="77777777" w:rsidR="0000672C" w:rsidRDefault="0000672C" w:rsidP="009C1DCF">
      <w:pPr>
        <w:pStyle w:val="Title1"/>
      </w:pPr>
      <w:bookmarkStart w:id="71" w:name="_Toc485880932"/>
      <w:r w:rsidRPr="0000672C">
        <w:lastRenderedPageBreak/>
        <w:t xml:space="preserve">Présentation de </w:t>
      </w:r>
      <w:r w:rsidR="00CA4E90">
        <w:t>CAPGEMINI</w:t>
      </w:r>
      <w:bookmarkEnd w:id="71"/>
    </w:p>
    <w:p w14:paraId="152DB6FC" w14:textId="77777777" w:rsidR="009C1DCF" w:rsidRDefault="009C1DCF" w:rsidP="009C1DCF">
      <w:pPr>
        <w:pStyle w:val="Corps"/>
      </w:pPr>
      <w:r w:rsidRPr="00D27506">
        <w:t>Fort de plus de 180 000 collaborateurs</w:t>
      </w:r>
      <w:r>
        <w:t xml:space="preserve"> dans le </w:t>
      </w:r>
      <w:commentRangeStart w:id="72"/>
      <w:r>
        <w:t>monde</w:t>
      </w:r>
      <w:commentRangeEnd w:id="72"/>
      <w:r w:rsidR="0004281F">
        <w:rPr>
          <w:rStyle w:val="Marquedecommentaire"/>
          <w:rFonts w:asciiTheme="minorHAnsi" w:hAnsiTheme="minorHAnsi"/>
          <w:lang w:eastAsia="en-US"/>
        </w:rPr>
        <w:commentReference w:id="72"/>
      </w:r>
      <w:r>
        <w:t>, dont plus de 25000 en France</w:t>
      </w:r>
      <w:r w:rsidRPr="00D27506">
        <w:t xml:space="preserve"> et présent dans plus de 40 pays, Capgemini est l’un des leaders mondiaux du conseil, des services informatiques et de l’infogérance. Le Groupe a réalisé en 2015 un chiffre d’aff</w:t>
      </w:r>
      <w:r>
        <w:t xml:space="preserve">aires de 11,9 milliards d’euros. </w:t>
      </w:r>
    </w:p>
    <w:p w14:paraId="15D19660" w14:textId="77777777" w:rsidR="009C1DCF" w:rsidRDefault="009C1DCF" w:rsidP="009C1DCF">
      <w:pPr>
        <w:pStyle w:val="Corps"/>
      </w:pPr>
      <w:r>
        <w:t>Capgemini propose quatre disciplines clés : Service de conseil (Capgemini Consulting), Services d’intégrations de systèmes, Services informatiques de proximité (Sogeti) et Services d’infogérance. Profitant d’une bonne réputation et d’une implantation dans plusieurs régions (de la France et du monde), Capgemini est présent dans de nombreux secteurs (secteur public, services financiers, produits de grande consommation, télécommunications…)  avec des clients très variés.</w:t>
      </w:r>
    </w:p>
    <w:p w14:paraId="24829687" w14:textId="77777777" w:rsidR="009C1DCF" w:rsidRPr="00413001" w:rsidRDefault="009C1DCF" w:rsidP="0067401A">
      <w:pPr>
        <w:pStyle w:val="Title2"/>
      </w:pPr>
      <w:bookmarkStart w:id="73" w:name="_Toc460232901"/>
      <w:bookmarkStart w:id="74" w:name="_Toc485880933"/>
      <w:r w:rsidRPr="00413001">
        <w:t>Description générale</w:t>
      </w:r>
      <w:bookmarkEnd w:id="73"/>
      <w:bookmarkEnd w:id="74"/>
    </w:p>
    <w:p w14:paraId="40D56E9E" w14:textId="77777777" w:rsidR="009C1DCF" w:rsidRPr="0023663C" w:rsidRDefault="009C1DCF" w:rsidP="00264399">
      <w:pPr>
        <w:pStyle w:val="Corps"/>
      </w:pPr>
      <w:r w:rsidRPr="0023663C">
        <w:t>Fondée en France, Capgemini est aujourd’hui la première entreprise de service du numérique dans le secteur des services informatiques en France. Elle fait également partie du top 15 mondial.</w:t>
      </w:r>
    </w:p>
    <w:p w14:paraId="5701785E" w14:textId="77777777" w:rsidR="009C1DCF" w:rsidRPr="0067401A" w:rsidRDefault="009C1DCF" w:rsidP="00015060">
      <w:pPr>
        <w:pStyle w:val="Title3"/>
      </w:pPr>
      <w:bookmarkStart w:id="75" w:name="_Toc428550496"/>
      <w:bookmarkStart w:id="76" w:name="_Toc460232902"/>
      <w:bookmarkStart w:id="77" w:name="_Toc485880934"/>
      <w:r w:rsidRPr="0067401A">
        <w:t>Historique</w:t>
      </w:r>
      <w:bookmarkEnd w:id="75"/>
      <w:bookmarkEnd w:id="76"/>
      <w:bookmarkEnd w:id="77"/>
    </w:p>
    <w:p w14:paraId="6E73873C" w14:textId="394568C5" w:rsidR="009C1DCF" w:rsidRPr="0023663C" w:rsidRDefault="009C1DCF" w:rsidP="0067401A">
      <w:pPr>
        <w:pStyle w:val="Corps"/>
      </w:pPr>
      <w:r w:rsidRPr="0023663C">
        <w:t>Le groupe Capgemini s’est fondé autour de nombreuses fusions et acquisitions, ce qui influence le groupe tel qu’il est aujourd’hui et ses activités. Le groupe prend son origine avec la fondation de la société SOGETI (SOciété pour la Gestion de l’Entreprise et le Traitement de l’Information</w:t>
      </w:r>
      <w:del w:id="78" w:author="RANDRIAMAHARAVOMANANA, Tantely" w:date="2017-06-21T17:17:00Z">
        <w:r w:rsidRPr="0023663C" w:rsidDel="00F2546F">
          <w:delText>)  en</w:delText>
        </w:r>
      </w:del>
      <w:ins w:id="79" w:author="RANDRIAMAHARAVOMANANA, Tantely" w:date="2017-06-21T17:17:00Z">
        <w:r w:rsidR="00F2546F" w:rsidRPr="0023663C">
          <w:t>) en</w:t>
        </w:r>
      </w:ins>
      <w:r w:rsidRPr="0023663C">
        <w:t xml:space="preserve"> 1967 à Grenoble par Serge</w:t>
      </w:r>
      <w:r>
        <w:t xml:space="preserve"> KAMPF</w:t>
      </w:r>
      <w:r w:rsidRPr="0023663C">
        <w:t xml:space="preserve">. Les années 73 et 74 marqueront la première grande croissance extérieure du groupe avec des prises de participation dans le groupe CAP et l’acquisition de la société Gemini Computer Systems. Une autre croissance externe permettra au groupe de prendre une part importante dans </w:t>
      </w:r>
      <w:r>
        <w:t>l’entreprise du</w:t>
      </w:r>
      <w:r w:rsidRPr="0023663C">
        <w:t xml:space="preserve"> marché de l’infogérance, Sesa, changeant le nom des activités françaises en Cap Sesa. Les acquisitions successives de Bossard Consulting et de la branche consulting d’Ernst &amp; Young installeront le groupe comme un acteur majeur du consulting en Europe qui prend</w:t>
      </w:r>
      <w:r>
        <w:t>ra</w:t>
      </w:r>
      <w:r w:rsidRPr="0023663C">
        <w:t xml:space="preserve"> le nom </w:t>
      </w:r>
      <w:r>
        <w:t xml:space="preserve">de </w:t>
      </w:r>
      <w:r w:rsidRPr="0023663C">
        <w:t xml:space="preserve">Capgemini </w:t>
      </w:r>
      <w:r>
        <w:t>en</w:t>
      </w:r>
      <w:r w:rsidRPr="0023663C">
        <w:t xml:space="preserve"> 2004.</w:t>
      </w:r>
    </w:p>
    <w:p w14:paraId="611807E0" w14:textId="77777777" w:rsidR="009C1DCF" w:rsidRDefault="009C1DCF" w:rsidP="009C1DCF">
      <w:pPr>
        <w:pStyle w:val="Sous-titre"/>
        <w:jc w:val="center"/>
      </w:pPr>
      <w:r w:rsidRPr="002C65F9">
        <w:rPr>
          <w:noProof/>
          <w:lang w:eastAsia="fr-FR"/>
        </w:rPr>
        <w:lastRenderedPageBreak/>
        <w:drawing>
          <wp:inline distT="114300" distB="114300" distL="114300" distR="114300" wp14:anchorId="5BCEF869" wp14:editId="2E1CCA15">
            <wp:extent cx="5224790" cy="2679590"/>
            <wp:effectExtent l="19050" t="0" r="0" b="0"/>
            <wp:docPr id="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0" cstate="print"/>
                    <a:srcRect/>
                    <a:stretch>
                      <a:fillRect/>
                    </a:stretch>
                  </pic:blipFill>
                  <pic:spPr>
                    <a:xfrm>
                      <a:off x="0" y="0"/>
                      <a:ext cx="5227604" cy="2681033"/>
                    </a:xfrm>
                    <a:prstGeom prst="rect">
                      <a:avLst/>
                    </a:prstGeom>
                    <a:ln/>
                  </pic:spPr>
                </pic:pic>
              </a:graphicData>
            </a:graphic>
          </wp:inline>
        </w:drawing>
      </w:r>
    </w:p>
    <w:p w14:paraId="71F2F89C" w14:textId="77777777" w:rsidR="009C1DCF" w:rsidRDefault="009C1DCF" w:rsidP="009C1DCF">
      <w:pPr>
        <w:pStyle w:val="Lgende"/>
        <w:jc w:val="center"/>
        <w:rPr>
          <w:lang w:val="fr-FR"/>
        </w:rPr>
      </w:pPr>
      <w:bookmarkStart w:id="80" w:name="_Toc428519236"/>
      <w:bookmarkStart w:id="81" w:name="_Toc428519291"/>
      <w:bookmarkStart w:id="82" w:name="_Toc459914955"/>
      <w:r w:rsidRPr="0023663C">
        <w:rPr>
          <w:lang w:val="fr-FR"/>
        </w:rPr>
        <w:t xml:space="preserve">Figure </w:t>
      </w:r>
      <w:r>
        <w:fldChar w:fldCharType="begin"/>
      </w:r>
      <w:r w:rsidRPr="0023663C">
        <w:rPr>
          <w:lang w:val="fr-FR"/>
        </w:rPr>
        <w:instrText xml:space="preserve"> SEQ Figure \* ARABIC </w:instrText>
      </w:r>
      <w:r>
        <w:fldChar w:fldCharType="separate"/>
      </w:r>
      <w:r w:rsidR="00686DDD">
        <w:rPr>
          <w:noProof/>
          <w:lang w:val="fr-FR"/>
        </w:rPr>
        <w:t>1</w:t>
      </w:r>
      <w:r>
        <w:rPr>
          <w:noProof/>
        </w:rPr>
        <w:fldChar w:fldCharType="end"/>
      </w:r>
      <w:r w:rsidRPr="0023663C">
        <w:rPr>
          <w:lang w:val="fr-FR"/>
        </w:rPr>
        <w:t xml:space="preserve"> - Frise chronologique de l’histoire de Capgemini</w:t>
      </w:r>
      <w:bookmarkEnd w:id="80"/>
      <w:bookmarkEnd w:id="81"/>
      <w:bookmarkEnd w:id="82"/>
    </w:p>
    <w:p w14:paraId="11386984" w14:textId="77777777" w:rsidR="009C1DCF" w:rsidRPr="00883D20" w:rsidRDefault="009C1DCF" w:rsidP="009C1DCF"/>
    <w:p w14:paraId="3C34B5B6" w14:textId="77777777" w:rsidR="009C1DCF" w:rsidRDefault="009C1DCF" w:rsidP="0029455E">
      <w:pPr>
        <w:pStyle w:val="Title3"/>
      </w:pPr>
      <w:bookmarkStart w:id="83" w:name="_Toc428550497"/>
      <w:bookmarkStart w:id="84" w:name="_Toc460232903"/>
      <w:bookmarkStart w:id="85" w:name="_Toc485880935"/>
      <w:r>
        <w:t>Quelques chiffres</w:t>
      </w:r>
      <w:bookmarkEnd w:id="83"/>
      <w:bookmarkEnd w:id="84"/>
      <w:bookmarkEnd w:id="85"/>
    </w:p>
    <w:p w14:paraId="4D2BC8E7" w14:textId="77777777" w:rsidR="009C1DCF" w:rsidRDefault="009C1DCF" w:rsidP="0029455E">
      <w:pPr>
        <w:pStyle w:val="Corps"/>
      </w:pPr>
      <w:r w:rsidRPr="0023663C">
        <w:t>Le Groupe a réalisé en 2014 un chiffre d’affaires de 1</w:t>
      </w:r>
      <w:r>
        <w:t>1</w:t>
      </w:r>
      <w:r w:rsidRPr="0023663C">
        <w:t>,</w:t>
      </w:r>
      <w:r>
        <w:t>9</w:t>
      </w:r>
      <w:r w:rsidRPr="0023663C">
        <w:t xml:space="preserve"> milliards d’euros</w:t>
      </w:r>
      <w:r>
        <w:t xml:space="preserve">, en nette évolution par rapport aux années précédentes comme le montre le graphique </w:t>
      </w:r>
      <w:commentRangeStart w:id="86"/>
      <w:r>
        <w:t>suivant</w:t>
      </w:r>
      <w:commentRangeEnd w:id="86"/>
      <w:r w:rsidR="0004281F">
        <w:rPr>
          <w:rStyle w:val="Marquedecommentaire"/>
          <w:rFonts w:asciiTheme="minorHAnsi" w:hAnsiTheme="minorHAnsi"/>
          <w:lang w:eastAsia="en-US"/>
        </w:rPr>
        <w:commentReference w:id="86"/>
      </w:r>
      <w:r>
        <w:t xml:space="preserve"> : </w:t>
      </w:r>
    </w:p>
    <w:p w14:paraId="23C73231" w14:textId="77777777" w:rsidR="009C1DCF" w:rsidRDefault="009C1DCF" w:rsidP="009C1DCF">
      <w:r>
        <w:rPr>
          <w:noProof/>
          <w:lang w:eastAsia="fr-FR"/>
        </w:rPr>
        <mc:AlternateContent>
          <mc:Choice Requires="wps">
            <w:drawing>
              <wp:anchor distT="0" distB="0" distL="114300" distR="114300" simplePos="0" relativeHeight="251663360" behindDoc="0" locked="0" layoutInCell="1" allowOverlap="1" wp14:anchorId="21815DB9" wp14:editId="7AF550BB">
                <wp:simplePos x="0" y="0"/>
                <wp:positionH relativeFrom="column">
                  <wp:posOffset>1304925</wp:posOffset>
                </wp:positionH>
                <wp:positionV relativeFrom="paragraph">
                  <wp:posOffset>2613025</wp:posOffset>
                </wp:positionV>
                <wp:extent cx="3124200" cy="302260"/>
                <wp:effectExtent l="0" t="0" r="0" b="3175"/>
                <wp:wrapNone/>
                <wp:docPr id="11" name="Zone de text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302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A205A1" w14:textId="77777777" w:rsidR="002257B5" w:rsidRPr="00E510CB" w:rsidRDefault="002257B5" w:rsidP="009C1DCF">
                            <w:pPr>
                              <w:pStyle w:val="Lgende"/>
                              <w:jc w:val="center"/>
                              <w:rPr>
                                <w:noProof/>
                                <w:sz w:val="36"/>
                              </w:rPr>
                            </w:pPr>
                            <w:r w:rsidRPr="00E510CB">
                              <w:rPr>
                                <w:sz w:val="24"/>
                              </w:rPr>
                              <w:t xml:space="preserve">Figure </w:t>
                            </w:r>
                            <w:r w:rsidRPr="00E510CB">
                              <w:rPr>
                                <w:sz w:val="24"/>
                              </w:rPr>
                              <w:fldChar w:fldCharType="begin"/>
                            </w:r>
                            <w:r w:rsidRPr="00E510CB">
                              <w:rPr>
                                <w:sz w:val="24"/>
                              </w:rPr>
                              <w:instrText xml:space="preserve"> SEQ Figure \* ARABIC </w:instrText>
                            </w:r>
                            <w:r w:rsidRPr="00E510CB">
                              <w:rPr>
                                <w:sz w:val="24"/>
                              </w:rPr>
                              <w:fldChar w:fldCharType="separate"/>
                            </w:r>
                            <w:r w:rsidR="00686DDD">
                              <w:rPr>
                                <w:noProof/>
                                <w:sz w:val="24"/>
                              </w:rPr>
                              <w:t>2</w:t>
                            </w:r>
                            <w:r w:rsidRPr="00E510CB">
                              <w:rPr>
                                <w:sz w:val="24"/>
                              </w:rPr>
                              <w:fldChar w:fldCharType="end"/>
                            </w:r>
                            <w:r w:rsidRPr="00E510CB">
                              <w:rPr>
                                <w:sz w:val="24"/>
                              </w:rPr>
                              <w:t xml:space="preserve"> - Evolution du chiffre d'affaires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1815DB9" id="_x0000_t202" coordsize="21600,21600" o:spt="202" path="m,l,21600r21600,l21600,xe">
                <v:stroke joinstyle="miter"/>
                <v:path gradientshapeok="t" o:connecttype="rect"/>
              </v:shapetype>
              <v:shape id="Zone de texte 11" o:spid="_x0000_s1026" type="#_x0000_t202" style="position:absolute;margin-left:102.75pt;margin-top:205.75pt;width:246pt;height:23.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" stroked="f">
                <v:textbox style="mso-fit-shape-to-text:t" inset="0,0,0,0">
                  <w:txbxContent>
                    <w:p w14:paraId="6CA205A1" w14:textId="77777777" w:rsidR="002257B5" w:rsidRPr="00E510CB" w:rsidRDefault="002257B5" w:rsidP="009C1DCF">
                      <w:pPr>
                        <w:pStyle w:val="Lgende"/>
                        <w:jc w:val="center"/>
                        <w:rPr>
                          <w:noProof/>
                          <w:sz w:val="36"/>
                        </w:rPr>
                      </w:pPr>
                      <w:r w:rsidRPr="00E510CB">
                        <w:rPr>
                          <w:sz w:val="24"/>
                        </w:rPr>
                        <w:t xml:space="preserve">Figure </w:t>
                      </w:r>
                      <w:r w:rsidRPr="00E510CB">
                        <w:rPr>
                          <w:sz w:val="24"/>
                        </w:rPr>
                        <w:fldChar w:fldCharType="begin"/>
                      </w:r>
                      <w:r w:rsidRPr="00E510CB">
                        <w:rPr>
                          <w:sz w:val="24"/>
                        </w:rPr>
                        <w:instrText xml:space="preserve"> SEQ Figure \* ARABIC </w:instrText>
                      </w:r>
                      <w:r w:rsidRPr="00E510CB">
                        <w:rPr>
                          <w:sz w:val="24"/>
                        </w:rPr>
                        <w:fldChar w:fldCharType="separate"/>
                      </w:r>
                      <w:r w:rsidR="00686DDD">
                        <w:rPr>
                          <w:noProof/>
                          <w:sz w:val="24"/>
                        </w:rPr>
                        <w:t>2</w:t>
                      </w:r>
                      <w:r w:rsidRPr="00E510CB">
                        <w:rPr>
                          <w:sz w:val="24"/>
                        </w:rPr>
                        <w:fldChar w:fldCharType="end"/>
                      </w:r>
                      <w:r w:rsidRPr="00E510CB">
                        <w:rPr>
                          <w:sz w:val="24"/>
                        </w:rPr>
                        <w:t xml:space="preserve"> - Evolution du chiffre d'affaires</w:t>
                      </w:r>
                    </w:p>
                  </w:txbxContent>
                </v:textbox>
              </v:shape>
            </w:pict>
          </mc:Fallback>
        </mc:AlternateContent>
      </w:r>
      <w:r>
        <w:rPr>
          <w:noProof/>
          <w:lang w:eastAsia="fr-FR"/>
        </w:rPr>
        <w:drawing>
          <wp:anchor distT="0" distB="0" distL="114300" distR="114300" simplePos="0" relativeHeight="251659264" behindDoc="1" locked="0" layoutInCell="1" allowOverlap="1" wp14:anchorId="3026FD90" wp14:editId="62DA38E1">
            <wp:simplePos x="0" y="0"/>
            <wp:positionH relativeFrom="column">
              <wp:posOffset>1304925</wp:posOffset>
            </wp:positionH>
            <wp:positionV relativeFrom="paragraph">
              <wp:posOffset>9525</wp:posOffset>
            </wp:positionV>
            <wp:extent cx="3124200" cy="2546844"/>
            <wp:effectExtent l="0" t="0" r="0" b="0"/>
            <wp:wrapNone/>
            <wp:docPr id="4" name="Image 4" descr="C:\Users\Marvin\Desktop\POUR LE RAPPORT\CA_2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rvin\Desktop\POUR LE RAPPORT\CA_2015.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24200" cy="2546844"/>
                    </a:xfrm>
                    <a:prstGeom prst="rect">
                      <a:avLst/>
                    </a:prstGeom>
                    <a:noFill/>
                    <a:ln>
                      <a:noFill/>
                    </a:ln>
                  </pic:spPr>
                </pic:pic>
              </a:graphicData>
            </a:graphic>
          </wp:anchor>
        </w:drawing>
      </w:r>
    </w:p>
    <w:p w14:paraId="2BDD4756" w14:textId="77777777" w:rsidR="009C1DCF" w:rsidRDefault="009C1DCF" w:rsidP="009C1DCF"/>
    <w:p w14:paraId="6306774C" w14:textId="77777777" w:rsidR="009C1DCF" w:rsidRDefault="009C1DCF" w:rsidP="009C1DCF"/>
    <w:p w14:paraId="0A1B7C46" w14:textId="77777777" w:rsidR="009C1DCF" w:rsidRDefault="009C1DCF" w:rsidP="009C1DCF"/>
    <w:p w14:paraId="5B7B3EDA" w14:textId="77777777" w:rsidR="009C1DCF" w:rsidRDefault="009C1DCF" w:rsidP="009C1DCF"/>
    <w:p w14:paraId="22271E98" w14:textId="77777777" w:rsidR="009C1DCF" w:rsidRDefault="009C1DCF" w:rsidP="009C1DCF"/>
    <w:p w14:paraId="51CD6830" w14:textId="77777777" w:rsidR="0029455E" w:rsidRDefault="0029455E" w:rsidP="009C1DCF"/>
    <w:p w14:paraId="5022D167" w14:textId="77777777" w:rsidR="0029455E" w:rsidRDefault="0029455E" w:rsidP="009C1DCF"/>
    <w:p w14:paraId="62C83FB2" w14:textId="77777777" w:rsidR="0029455E" w:rsidRDefault="0029455E" w:rsidP="009C1DCF"/>
    <w:p w14:paraId="3740835B" w14:textId="77777777" w:rsidR="0029455E" w:rsidRDefault="0029455E" w:rsidP="009C1DCF"/>
    <w:p w14:paraId="40FBFEEB" w14:textId="77777777" w:rsidR="0029455E" w:rsidRDefault="0029455E" w:rsidP="009C1DCF"/>
    <w:p w14:paraId="1E6F5471" w14:textId="77777777" w:rsidR="0029455E" w:rsidRDefault="0029455E" w:rsidP="009C1DCF"/>
    <w:p w14:paraId="30072913" w14:textId="77777777" w:rsidR="0029455E" w:rsidRDefault="0029455E" w:rsidP="009C1DCF"/>
    <w:p w14:paraId="1DBF9652" w14:textId="77777777" w:rsidR="0029455E" w:rsidRDefault="0029455E" w:rsidP="009C1DCF"/>
    <w:p w14:paraId="59F68827" w14:textId="77777777" w:rsidR="0029455E" w:rsidRDefault="0029455E" w:rsidP="009C1DCF"/>
    <w:p w14:paraId="61D21B21" w14:textId="77777777" w:rsidR="009C1DCF" w:rsidRPr="0023663C" w:rsidRDefault="009C1DCF" w:rsidP="0029455E">
      <w:pPr>
        <w:pStyle w:val="Corps"/>
        <w:jc w:val="center"/>
        <w:rPr>
          <w:sz w:val="18"/>
        </w:rPr>
      </w:pPr>
      <w:r w:rsidRPr="0023663C">
        <w:rPr>
          <w:sz w:val="18"/>
        </w:rPr>
        <w:lastRenderedPageBreak/>
        <w:t xml:space="preserve">(Source : </w:t>
      </w:r>
      <w:hyperlink r:id="rId12" w:history="1">
        <w:r w:rsidRPr="0023663C">
          <w:rPr>
            <w:rStyle w:val="Lienhypertexte"/>
            <w:sz w:val="18"/>
          </w:rPr>
          <w:t>https://www.fr.capgemini.com/rapport-annuel/2015</w:t>
        </w:r>
      </w:hyperlink>
      <w:r w:rsidRPr="0023663C">
        <w:rPr>
          <w:sz w:val="18"/>
        </w:rPr>
        <w:t xml:space="preserve"> )</w:t>
      </w:r>
    </w:p>
    <w:p w14:paraId="5467AE75" w14:textId="77777777" w:rsidR="009C1DCF" w:rsidRDefault="009C1DCF" w:rsidP="0029455E">
      <w:pPr>
        <w:pStyle w:val="Corps"/>
      </w:pPr>
      <w:r>
        <w:t xml:space="preserve">Il me parait important de décrire ce graphique en deux aspects pour bien comprendre le fonctionnement de Capgemini : </w:t>
      </w:r>
    </w:p>
    <w:p w14:paraId="289CA6CE" w14:textId="77777777" w:rsidR="009C1DCF" w:rsidRDefault="009C1DCF" w:rsidP="009C1DCF">
      <w:pPr>
        <w:keepNext/>
      </w:pPr>
      <w:r>
        <w:rPr>
          <w:noProof/>
          <w:lang w:eastAsia="fr-FR"/>
        </w:rPr>
        <mc:AlternateContent>
          <mc:Choice Requires="wps">
            <w:drawing>
              <wp:anchor distT="0" distB="0" distL="114300" distR="114300" simplePos="0" relativeHeight="251664384" behindDoc="0" locked="0" layoutInCell="1" allowOverlap="1" wp14:anchorId="68C4F916" wp14:editId="6794A9AA">
                <wp:simplePos x="0" y="0"/>
                <wp:positionH relativeFrom="column">
                  <wp:posOffset>3438525</wp:posOffset>
                </wp:positionH>
                <wp:positionV relativeFrom="paragraph">
                  <wp:posOffset>2475230</wp:posOffset>
                </wp:positionV>
                <wp:extent cx="3088005" cy="302260"/>
                <wp:effectExtent l="0" t="4445" r="0" b="0"/>
                <wp:wrapNone/>
                <wp:docPr id="10" name="Zone de text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8005" cy="302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1FC6EA" w14:textId="77777777" w:rsidR="002257B5" w:rsidRPr="00E510CB" w:rsidRDefault="002257B5" w:rsidP="009C1DCF">
                            <w:pPr>
                              <w:pStyle w:val="Lgende"/>
                              <w:rPr>
                                <w:noProof/>
                                <w:sz w:val="32"/>
                                <w:lang w:val="fr-FR"/>
                              </w:rPr>
                            </w:pPr>
                            <w:r w:rsidRPr="00E510CB">
                              <w:rPr>
                                <w:sz w:val="32"/>
                                <w:lang w:val="fr-FR"/>
                              </w:rPr>
                              <w:t xml:space="preserve">        </w:t>
                            </w:r>
                            <w:r w:rsidRPr="00E510CB">
                              <w:rPr>
                                <w:sz w:val="24"/>
                                <w:lang w:val="fr-FR"/>
                              </w:rPr>
                              <w:t>Figure</w:t>
                            </w:r>
                            <w:r w:rsidRPr="00E510CB">
                              <w:rPr>
                                <w:lang w:val="fr-FR"/>
                              </w:rPr>
                              <w:t xml:space="preserve"> </w:t>
                            </w:r>
                            <w:r w:rsidRPr="00E510CB">
                              <w:rPr>
                                <w:sz w:val="22"/>
                              </w:rPr>
                              <w:fldChar w:fldCharType="begin"/>
                            </w:r>
                            <w:r w:rsidRPr="00E510CB">
                              <w:rPr>
                                <w:sz w:val="22"/>
                                <w:lang w:val="fr-FR"/>
                              </w:rPr>
                              <w:instrText xml:space="preserve"> SEQ Figure \* ARABIC </w:instrText>
                            </w:r>
                            <w:r w:rsidRPr="00E510CB">
                              <w:rPr>
                                <w:sz w:val="22"/>
                              </w:rPr>
                              <w:fldChar w:fldCharType="separate"/>
                            </w:r>
                            <w:r w:rsidR="00686DDD">
                              <w:rPr>
                                <w:noProof/>
                                <w:sz w:val="22"/>
                                <w:lang w:val="fr-FR"/>
                              </w:rPr>
                              <w:t>3</w:t>
                            </w:r>
                            <w:r w:rsidRPr="00E510CB">
                              <w:rPr>
                                <w:sz w:val="22"/>
                              </w:rPr>
                              <w:fldChar w:fldCharType="end"/>
                            </w:r>
                            <w:r w:rsidRPr="00E510CB">
                              <w:rPr>
                                <w:sz w:val="22"/>
                                <w:lang w:val="fr-FR"/>
                              </w:rPr>
                              <w:t>- Répartition du CA par métier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8C4F916" id="Zone de texte 10" o:spid="_x0000_s1027" type="#_x0000_t202" style="position:absolute;margin-left:270.75pt;margin-top:194.9pt;width:243.15pt;height:23.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" stroked="f">
                <v:textbox style="mso-fit-shape-to-text:t" inset="0,0,0,0">
                  <w:txbxContent>
                    <w:p w14:paraId="1E1FC6EA" w14:textId="77777777" w:rsidR="002257B5" w:rsidRPr="00E510CB" w:rsidRDefault="002257B5" w:rsidP="009C1DCF">
                      <w:pPr>
                        <w:pStyle w:val="Lgende"/>
                        <w:rPr>
                          <w:noProof/>
                          <w:sz w:val="32"/>
                          <w:lang w:val="fr-FR"/>
                        </w:rPr>
                      </w:pPr>
                      <w:r w:rsidRPr="00E510CB">
                        <w:rPr>
                          <w:sz w:val="32"/>
                          <w:lang w:val="fr-FR"/>
                        </w:rPr>
                        <w:t xml:space="preserve">        </w:t>
                      </w:r>
                      <w:r w:rsidRPr="00E510CB">
                        <w:rPr>
                          <w:sz w:val="24"/>
                          <w:lang w:val="fr-FR"/>
                        </w:rPr>
                        <w:t>Figure</w:t>
                      </w:r>
                      <w:r w:rsidRPr="00E510CB">
                        <w:rPr>
                          <w:lang w:val="fr-FR"/>
                        </w:rPr>
                        <w:t xml:space="preserve"> </w:t>
                      </w:r>
                      <w:r w:rsidRPr="00E510CB">
                        <w:rPr>
                          <w:sz w:val="22"/>
                        </w:rPr>
                        <w:fldChar w:fldCharType="begin"/>
                      </w:r>
                      <w:r w:rsidRPr="00E510CB">
                        <w:rPr>
                          <w:sz w:val="22"/>
                          <w:lang w:val="fr-FR"/>
                        </w:rPr>
                        <w:instrText xml:space="preserve"> SEQ Figure \* ARABIC </w:instrText>
                      </w:r>
                      <w:r w:rsidRPr="00E510CB">
                        <w:rPr>
                          <w:sz w:val="22"/>
                        </w:rPr>
                        <w:fldChar w:fldCharType="separate"/>
                      </w:r>
                      <w:r w:rsidR="00686DDD">
                        <w:rPr>
                          <w:noProof/>
                          <w:sz w:val="22"/>
                          <w:lang w:val="fr-FR"/>
                        </w:rPr>
                        <w:t>3</w:t>
                      </w:r>
                      <w:r w:rsidRPr="00E510CB">
                        <w:rPr>
                          <w:sz w:val="22"/>
                        </w:rPr>
                        <w:fldChar w:fldCharType="end"/>
                      </w:r>
                      <w:r w:rsidRPr="00E510CB">
                        <w:rPr>
                          <w:sz w:val="22"/>
                          <w:lang w:val="fr-FR"/>
                        </w:rPr>
                        <w:t>- Répartition du CA par métier</w:t>
                      </w:r>
                    </w:p>
                  </w:txbxContent>
                </v:textbox>
              </v:shape>
            </w:pict>
          </mc:Fallback>
        </mc:AlternateContent>
      </w:r>
      <w:r>
        <w:rPr>
          <w:noProof/>
          <w:lang w:eastAsia="fr-FR"/>
        </w:rPr>
        <w:drawing>
          <wp:anchor distT="0" distB="0" distL="114300" distR="114300" simplePos="0" relativeHeight="251660288" behindDoc="1" locked="0" layoutInCell="1" allowOverlap="1" wp14:anchorId="4D3DD572" wp14:editId="58324576">
            <wp:simplePos x="0" y="0"/>
            <wp:positionH relativeFrom="column">
              <wp:posOffset>3200400</wp:posOffset>
            </wp:positionH>
            <wp:positionV relativeFrom="paragraph">
              <wp:posOffset>0</wp:posOffset>
            </wp:positionV>
            <wp:extent cx="3088436" cy="1885950"/>
            <wp:effectExtent l="0" t="0" r="0" b="0"/>
            <wp:wrapNone/>
            <wp:docPr id="5" name="Image 5" descr="C:\Users\Marvin\Desktop\POUR LE RAPPORT\RépartitionCA_méti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rvin\Desktop\POUR LE RAPPORT\RépartitionCA_métiers.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95529" cy="1890281"/>
                    </a:xfrm>
                    <a:prstGeom prst="rect">
                      <a:avLst/>
                    </a:prstGeom>
                    <a:noFill/>
                    <a:ln>
                      <a:noFill/>
                    </a:ln>
                  </pic:spPr>
                </pic:pic>
              </a:graphicData>
            </a:graphic>
          </wp:anchor>
        </w:drawing>
      </w:r>
      <w:r>
        <w:rPr>
          <w:noProof/>
          <w:lang w:eastAsia="fr-FR"/>
        </w:rPr>
        <w:drawing>
          <wp:inline distT="0" distB="0" distL="0" distR="0" wp14:anchorId="1B9FB1E9" wp14:editId="5878FCA7">
            <wp:extent cx="3257464" cy="2308951"/>
            <wp:effectExtent l="0" t="0" r="0" b="0"/>
            <wp:docPr id="6" name="Image 6" descr="C:\Users\Marvin\Desktop\POUR LE RAPPORT\RépratitionCA_secteu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rvin\Desktop\POUR LE RAPPORT\RépratitionCA_secteurs.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98068" cy="2337732"/>
                    </a:xfrm>
                    <a:prstGeom prst="rect">
                      <a:avLst/>
                    </a:prstGeom>
                    <a:noFill/>
                    <a:ln>
                      <a:noFill/>
                    </a:ln>
                  </pic:spPr>
                </pic:pic>
              </a:graphicData>
            </a:graphic>
          </wp:inline>
        </w:drawing>
      </w:r>
    </w:p>
    <w:p w14:paraId="1CB800AF" w14:textId="77777777" w:rsidR="009C1DCF" w:rsidRPr="00E510CB" w:rsidRDefault="009C1DCF" w:rsidP="009C1DCF">
      <w:pPr>
        <w:pStyle w:val="Lgende"/>
        <w:jc w:val="left"/>
        <w:rPr>
          <w:sz w:val="24"/>
          <w:lang w:val="fr-FR"/>
        </w:rPr>
      </w:pPr>
      <w:r w:rsidRPr="00E510CB">
        <w:rPr>
          <w:sz w:val="24"/>
          <w:lang w:val="fr-FR"/>
        </w:rPr>
        <w:t xml:space="preserve">        Figure </w:t>
      </w:r>
      <w:r w:rsidRPr="00E510CB">
        <w:rPr>
          <w:sz w:val="24"/>
        </w:rPr>
        <w:fldChar w:fldCharType="begin"/>
      </w:r>
      <w:r w:rsidRPr="00E510CB">
        <w:rPr>
          <w:sz w:val="24"/>
          <w:lang w:val="fr-FR"/>
        </w:rPr>
        <w:instrText xml:space="preserve"> SEQ Figure \* ARABIC </w:instrText>
      </w:r>
      <w:r w:rsidRPr="00E510CB">
        <w:rPr>
          <w:sz w:val="24"/>
        </w:rPr>
        <w:fldChar w:fldCharType="separate"/>
      </w:r>
      <w:r w:rsidR="00686DDD">
        <w:rPr>
          <w:noProof/>
          <w:sz w:val="24"/>
          <w:lang w:val="fr-FR"/>
        </w:rPr>
        <w:t>4</w:t>
      </w:r>
      <w:r w:rsidRPr="00E510CB">
        <w:rPr>
          <w:sz w:val="24"/>
        </w:rPr>
        <w:fldChar w:fldCharType="end"/>
      </w:r>
      <w:r w:rsidRPr="00E510CB">
        <w:rPr>
          <w:sz w:val="24"/>
          <w:lang w:val="fr-FR"/>
        </w:rPr>
        <w:t>- R</w:t>
      </w:r>
      <w:r>
        <w:rPr>
          <w:sz w:val="24"/>
          <w:lang w:val="fr-FR"/>
        </w:rPr>
        <w:t>épartition du CA par secteur</w:t>
      </w:r>
    </w:p>
    <w:p w14:paraId="59FEF6DD" w14:textId="77777777" w:rsidR="0029455E" w:rsidRDefault="0029455E" w:rsidP="0029455E">
      <w:pPr>
        <w:pStyle w:val="Corps"/>
      </w:pPr>
    </w:p>
    <w:p w14:paraId="25516C74" w14:textId="77777777" w:rsidR="009C1DCF" w:rsidRDefault="009C1DCF" w:rsidP="0029455E">
      <w:pPr>
        <w:pStyle w:val="Corps"/>
      </w:pPr>
      <w:r>
        <w:t>Le graphique de gauche montre à quels point les clients du groupe Capgemini sont diversifiés, il n’y a pas de secteur « majeur » qui prends le dessus sur tous les autres, bien qu’on puisse noter que le groupe a des échanges très forts avec les services financiers.</w:t>
      </w:r>
    </w:p>
    <w:p w14:paraId="3FBA74C2" w14:textId="77777777" w:rsidR="009C1DCF" w:rsidRDefault="009C1DCF" w:rsidP="0029455E">
      <w:pPr>
        <w:pStyle w:val="Corps"/>
      </w:pPr>
      <w:r>
        <w:t xml:space="preserve">Le graphique de droite note l’énorme majorité des services applicatifs dans la répartition du chiffre d’affaire par métier. C’est d’ailleurs dans cette catégorie de métier que mon poste d’alternant se classe. </w:t>
      </w:r>
    </w:p>
    <w:p w14:paraId="6F1E0F6A" w14:textId="77777777" w:rsidR="009C1DCF" w:rsidRDefault="009C1DCF" w:rsidP="0029455E">
      <w:pPr>
        <w:pStyle w:val="Corps"/>
      </w:pPr>
    </w:p>
    <w:p w14:paraId="6F4246A6" w14:textId="77777777" w:rsidR="009C1DCF" w:rsidRDefault="009C1DCF" w:rsidP="0029455E">
      <w:pPr>
        <w:pStyle w:val="Corps"/>
      </w:pPr>
      <w:r w:rsidRPr="0023663C">
        <w:t>Cette activité importante lui permet d’employer 1</w:t>
      </w:r>
      <w:r>
        <w:t>81000</w:t>
      </w:r>
      <w:r w:rsidRPr="0023663C">
        <w:t xml:space="preserve"> collaborateurs </w:t>
      </w:r>
      <w:r>
        <w:t>dans plus de</w:t>
      </w:r>
      <w:r w:rsidRPr="0023663C">
        <w:t xml:space="preserve"> 40 pays</w:t>
      </w:r>
      <w:r>
        <w:t xml:space="preserve">. Le dernier graphique présenté ci-dessous expose l’énorme capacité de collaborateurs du groupe et la constante évolution de ce nombre de collaborateurs. Je souligne également que plus de 40% des embauchés sont des jeunes diplômés. </w:t>
      </w:r>
    </w:p>
    <w:p w14:paraId="5C9D32EF" w14:textId="77777777" w:rsidR="009C1DCF" w:rsidRDefault="009C1DCF" w:rsidP="009C1DCF"/>
    <w:p w14:paraId="15B7D291" w14:textId="77777777" w:rsidR="009C1DCF" w:rsidRDefault="009C1DCF" w:rsidP="009C1DCF"/>
    <w:p w14:paraId="4815D30D" w14:textId="77777777" w:rsidR="009C1DCF" w:rsidRDefault="009C1DCF" w:rsidP="009C1DCF"/>
    <w:p w14:paraId="084E736A" w14:textId="77777777" w:rsidR="009C1DCF" w:rsidRDefault="009C1DCF" w:rsidP="009C1DCF"/>
    <w:p w14:paraId="44AE6D3E" w14:textId="77777777" w:rsidR="009C1DCF" w:rsidRDefault="009C1DCF" w:rsidP="009C1DCF">
      <w:r>
        <w:rPr>
          <w:noProof/>
          <w:lang w:eastAsia="fr-FR"/>
        </w:rPr>
        <w:lastRenderedPageBreak/>
        <mc:AlternateContent>
          <mc:Choice Requires="wps">
            <w:drawing>
              <wp:anchor distT="0" distB="0" distL="114300" distR="114300" simplePos="0" relativeHeight="251662336" behindDoc="0" locked="0" layoutInCell="1" allowOverlap="1" wp14:anchorId="348177AC" wp14:editId="65D8D5A0">
                <wp:simplePos x="0" y="0"/>
                <wp:positionH relativeFrom="column">
                  <wp:posOffset>1104900</wp:posOffset>
                </wp:positionH>
                <wp:positionV relativeFrom="paragraph">
                  <wp:posOffset>3646170</wp:posOffset>
                </wp:positionV>
                <wp:extent cx="3390900" cy="302260"/>
                <wp:effectExtent l="0" t="0" r="0" b="2540"/>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302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248903" w14:textId="77777777" w:rsidR="002257B5" w:rsidRPr="003B7C3C" w:rsidRDefault="002257B5" w:rsidP="009C1DCF">
                            <w:pPr>
                              <w:pStyle w:val="Lgende"/>
                              <w:jc w:val="center"/>
                              <w:rPr>
                                <w:noProof/>
                                <w:sz w:val="36"/>
                                <w:lang w:val="fr-FR"/>
                              </w:rPr>
                            </w:pPr>
                            <w:r w:rsidRPr="003B7C3C">
                              <w:rPr>
                                <w:sz w:val="24"/>
                                <w:lang w:val="fr-FR"/>
                              </w:rPr>
                              <w:t xml:space="preserve">Figure </w:t>
                            </w:r>
                            <w:r w:rsidRPr="003B7C3C">
                              <w:rPr>
                                <w:sz w:val="24"/>
                              </w:rPr>
                              <w:fldChar w:fldCharType="begin"/>
                            </w:r>
                            <w:r w:rsidRPr="003B7C3C">
                              <w:rPr>
                                <w:sz w:val="24"/>
                                <w:lang w:val="fr-FR"/>
                              </w:rPr>
                              <w:instrText xml:space="preserve"> SEQ Figure \* ARABIC </w:instrText>
                            </w:r>
                            <w:r w:rsidRPr="003B7C3C">
                              <w:rPr>
                                <w:sz w:val="24"/>
                              </w:rPr>
                              <w:fldChar w:fldCharType="separate"/>
                            </w:r>
                            <w:r w:rsidR="00686DDD">
                              <w:rPr>
                                <w:noProof/>
                                <w:sz w:val="24"/>
                                <w:lang w:val="fr-FR"/>
                              </w:rPr>
                              <w:t>5</w:t>
                            </w:r>
                            <w:r w:rsidRPr="003B7C3C">
                              <w:rPr>
                                <w:sz w:val="24"/>
                              </w:rPr>
                              <w:fldChar w:fldCharType="end"/>
                            </w:r>
                            <w:r w:rsidRPr="003B7C3C">
                              <w:rPr>
                                <w:sz w:val="24"/>
                                <w:lang w:val="fr-FR"/>
                              </w:rPr>
                              <w:t>- Evolution du nombre de collaborateurs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48177AC" id="Zone de texte 9" o:spid="_x0000_s1028" type="#_x0000_t202" style="position:absolute;margin-left:87pt;margin-top:287.1pt;width:267pt;height:23.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" stroked="f">
                <v:textbox style="mso-fit-shape-to-text:t" inset="0,0,0,0">
                  <w:txbxContent>
                    <w:p w14:paraId="6C248903" w14:textId="77777777" w:rsidR="002257B5" w:rsidRPr="003B7C3C" w:rsidRDefault="002257B5" w:rsidP="009C1DCF">
                      <w:pPr>
                        <w:pStyle w:val="Lgende"/>
                        <w:jc w:val="center"/>
                        <w:rPr>
                          <w:noProof/>
                          <w:sz w:val="36"/>
                          <w:lang w:val="fr-FR"/>
                        </w:rPr>
                      </w:pPr>
                      <w:r w:rsidRPr="003B7C3C">
                        <w:rPr>
                          <w:sz w:val="24"/>
                          <w:lang w:val="fr-FR"/>
                        </w:rPr>
                        <w:t xml:space="preserve">Figure </w:t>
                      </w:r>
                      <w:r w:rsidRPr="003B7C3C">
                        <w:rPr>
                          <w:sz w:val="24"/>
                        </w:rPr>
                        <w:fldChar w:fldCharType="begin"/>
                      </w:r>
                      <w:r w:rsidRPr="003B7C3C">
                        <w:rPr>
                          <w:sz w:val="24"/>
                          <w:lang w:val="fr-FR"/>
                        </w:rPr>
                        <w:instrText xml:space="preserve"> SEQ Figure \* ARABIC </w:instrText>
                      </w:r>
                      <w:r w:rsidRPr="003B7C3C">
                        <w:rPr>
                          <w:sz w:val="24"/>
                        </w:rPr>
                        <w:fldChar w:fldCharType="separate"/>
                      </w:r>
                      <w:r w:rsidR="00686DDD">
                        <w:rPr>
                          <w:noProof/>
                          <w:sz w:val="24"/>
                          <w:lang w:val="fr-FR"/>
                        </w:rPr>
                        <w:t>5</w:t>
                      </w:r>
                      <w:r w:rsidRPr="003B7C3C">
                        <w:rPr>
                          <w:sz w:val="24"/>
                        </w:rPr>
                        <w:fldChar w:fldCharType="end"/>
                      </w:r>
                      <w:r w:rsidRPr="003B7C3C">
                        <w:rPr>
                          <w:sz w:val="24"/>
                          <w:lang w:val="fr-FR"/>
                        </w:rPr>
                        <w:t>- Evolution du nombre de collaborateurs</w:t>
                      </w:r>
                    </w:p>
                  </w:txbxContent>
                </v:textbox>
              </v:shape>
            </w:pict>
          </mc:Fallback>
        </mc:AlternateContent>
      </w:r>
      <w:r>
        <w:rPr>
          <w:noProof/>
          <w:lang w:eastAsia="fr-FR"/>
        </w:rPr>
        <w:drawing>
          <wp:anchor distT="0" distB="0" distL="114300" distR="114300" simplePos="0" relativeHeight="251661312" behindDoc="1" locked="0" layoutInCell="1" allowOverlap="1" wp14:anchorId="4A885AA7" wp14:editId="6C0A9859">
            <wp:simplePos x="0" y="0"/>
            <wp:positionH relativeFrom="column">
              <wp:posOffset>1104900</wp:posOffset>
            </wp:positionH>
            <wp:positionV relativeFrom="paragraph">
              <wp:posOffset>-439420</wp:posOffset>
            </wp:positionV>
            <wp:extent cx="3390900" cy="4028457"/>
            <wp:effectExtent l="0" t="0" r="0" b="0"/>
            <wp:wrapNone/>
            <wp:docPr id="7" name="Image 7" descr="C:\Users\Marvin\Desktop\POUR LE RAPPORT\EvolutionCollaborateu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rvin\Desktop\POUR LE RAPPORT\EvolutionCollaborateur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90900" cy="4028457"/>
                    </a:xfrm>
                    <a:prstGeom prst="rect">
                      <a:avLst/>
                    </a:prstGeom>
                    <a:noFill/>
                    <a:ln>
                      <a:noFill/>
                    </a:ln>
                  </pic:spPr>
                </pic:pic>
              </a:graphicData>
            </a:graphic>
          </wp:anchor>
        </w:drawing>
      </w:r>
    </w:p>
    <w:p w14:paraId="72A1C527" w14:textId="77777777" w:rsidR="009C1DCF" w:rsidRDefault="009C1DCF" w:rsidP="009C1DCF"/>
    <w:p w14:paraId="43155D02" w14:textId="77777777" w:rsidR="009C1DCF" w:rsidRDefault="009C1DCF" w:rsidP="009C1DCF"/>
    <w:p w14:paraId="259DE8AD" w14:textId="77777777" w:rsidR="009C1DCF" w:rsidRDefault="009C1DCF" w:rsidP="009C1DCF"/>
    <w:p w14:paraId="35F3EB3F" w14:textId="77777777" w:rsidR="009C1DCF" w:rsidRDefault="009C1DCF" w:rsidP="009C1DCF"/>
    <w:p w14:paraId="6994A4C7" w14:textId="77777777" w:rsidR="009C1DCF" w:rsidRDefault="009C1DCF" w:rsidP="009C1DCF"/>
    <w:p w14:paraId="06825EC8" w14:textId="77777777" w:rsidR="009C1DCF" w:rsidRDefault="009C1DCF" w:rsidP="009C1DCF"/>
    <w:p w14:paraId="527AD521" w14:textId="77777777" w:rsidR="009C1DCF" w:rsidRDefault="009C1DCF" w:rsidP="009C1DCF"/>
    <w:p w14:paraId="4D4F2EDA" w14:textId="77777777" w:rsidR="009C1DCF" w:rsidRDefault="009C1DCF" w:rsidP="009C1DCF"/>
    <w:p w14:paraId="71C52F31" w14:textId="77777777" w:rsidR="009C1DCF" w:rsidRDefault="009C1DCF" w:rsidP="009C1DCF"/>
    <w:p w14:paraId="34B06E60" w14:textId="77777777" w:rsidR="009C1DCF" w:rsidRDefault="009C1DCF" w:rsidP="009C1DCF"/>
    <w:p w14:paraId="6F873136" w14:textId="77777777" w:rsidR="009C1DCF" w:rsidRDefault="009C1DCF" w:rsidP="009C1DCF">
      <w:pPr>
        <w:rPr>
          <w:lang w:eastAsia="en-GB"/>
        </w:rPr>
      </w:pPr>
    </w:p>
    <w:p w14:paraId="3077EABD" w14:textId="77777777" w:rsidR="009C1DCF" w:rsidRDefault="009C1DCF" w:rsidP="009C1DCF">
      <w:pPr>
        <w:rPr>
          <w:lang w:eastAsia="en-GB"/>
        </w:rPr>
      </w:pPr>
    </w:p>
    <w:p w14:paraId="037533E6" w14:textId="77777777" w:rsidR="009C1DCF" w:rsidRDefault="009C1DCF" w:rsidP="009C1DCF">
      <w:pPr>
        <w:rPr>
          <w:lang w:eastAsia="en-GB"/>
        </w:rPr>
      </w:pPr>
    </w:p>
    <w:p w14:paraId="4254ACDC" w14:textId="77777777" w:rsidR="009C1DCF" w:rsidRDefault="009C1DCF" w:rsidP="009C1DCF">
      <w:pPr>
        <w:rPr>
          <w:lang w:eastAsia="en-GB"/>
        </w:rPr>
      </w:pPr>
    </w:p>
    <w:p w14:paraId="45785780" w14:textId="77777777" w:rsidR="009C1DCF" w:rsidRDefault="009C1DCF" w:rsidP="00505DD1">
      <w:pPr>
        <w:pStyle w:val="Title3"/>
        <w:rPr>
          <w:lang w:eastAsia="en-GB"/>
        </w:rPr>
      </w:pPr>
      <w:bookmarkStart w:id="87" w:name="_Toc460232904"/>
      <w:bookmarkStart w:id="88" w:name="_Toc485880936"/>
      <w:r>
        <w:rPr>
          <w:lang w:eastAsia="en-GB"/>
        </w:rPr>
        <w:t>Les 7 valeurs du groupe</w:t>
      </w:r>
      <w:bookmarkEnd w:id="87"/>
      <w:bookmarkEnd w:id="88"/>
    </w:p>
    <w:p w14:paraId="34C1B2B3" w14:textId="77777777" w:rsidR="009C1DCF" w:rsidRDefault="009C1DCF" w:rsidP="00505DD1">
      <w:pPr>
        <w:pStyle w:val="Corps"/>
      </w:pPr>
      <w:r>
        <w:t xml:space="preserve">Capgemini accorde beaucoup d’importance à la transmission de ses valeurs fondatrices, et elles m’ont été inculquées dès mes premiers jours à Capgemini, via les échanges avec mes collègues et le programme e-learning. Ce programme est obligatoire pour tous les collaborateurs, et consiste à réaliser de petits cours et quizz en ligne, dans le but de nous transmettre les bases de l’éthique du groupe. Voici ces 7 valeurs : </w:t>
      </w:r>
    </w:p>
    <w:p w14:paraId="05F157C5" w14:textId="77777777" w:rsidR="009C1DCF" w:rsidRDefault="009C1DCF" w:rsidP="009C1DCF">
      <w:pPr>
        <w:autoSpaceDE w:val="0"/>
        <w:autoSpaceDN w:val="0"/>
        <w:adjustRightInd w:val="0"/>
        <w:spacing w:after="0" w:line="240" w:lineRule="auto"/>
        <w:rPr>
          <w:rFonts w:ascii="SFBX1200" w:hAnsi="SFBX1200" w:cs="SFBX1200"/>
          <w:szCs w:val="24"/>
        </w:rPr>
      </w:pPr>
    </w:p>
    <w:p w14:paraId="16C0D2C5" w14:textId="77777777"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L’honnêteté</w:t>
      </w:r>
      <w:r w:rsidRPr="00505DD1">
        <w:rPr>
          <w:rFonts w:ascii="Times New Roman" w:hAnsi="Times New Roman"/>
          <w:sz w:val="24"/>
          <w:lang w:eastAsia="en-GB"/>
        </w:rPr>
        <w:t>, et en particulier le refus de toutes pratiques déloyales dans la conduite des affaires en vue d’obtenir un contrat ou un avantage particulier. Des règles précises relatives aux commissions, cadeaux et dons de toute nature ont été établies dans cet esprit.</w:t>
      </w:r>
    </w:p>
    <w:p w14:paraId="7E629DDD" w14:textId="77777777"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L’audace</w:t>
      </w:r>
      <w:r w:rsidRPr="00505DD1">
        <w:rPr>
          <w:rFonts w:ascii="Times New Roman" w:hAnsi="Times New Roman"/>
          <w:sz w:val="24"/>
          <w:lang w:eastAsia="en-GB"/>
        </w:rPr>
        <w:t>, au sens du goût d’entreprendre, de l’envie de prendre des risques et de s’engager, dans le respect d’un principe général de prudence et de lucidité sans lequel le manager audacieux peut se révéler dangereux.</w:t>
      </w:r>
    </w:p>
    <w:p w14:paraId="284F205F" w14:textId="77777777"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La</w:t>
      </w:r>
      <w:r w:rsidRPr="00505DD1">
        <w:rPr>
          <w:rFonts w:ascii="Times New Roman" w:hAnsi="Times New Roman"/>
          <w:sz w:val="24"/>
          <w:lang w:eastAsia="en-GB"/>
        </w:rPr>
        <w:t xml:space="preserve"> </w:t>
      </w:r>
      <w:r w:rsidRPr="00505DD1">
        <w:rPr>
          <w:rFonts w:ascii="Times New Roman" w:hAnsi="Times New Roman"/>
          <w:b/>
          <w:sz w:val="24"/>
          <w:lang w:eastAsia="en-GB"/>
        </w:rPr>
        <w:t>confiance</w:t>
      </w:r>
      <w:r w:rsidRPr="00505DD1">
        <w:rPr>
          <w:rFonts w:ascii="Times New Roman" w:hAnsi="Times New Roman"/>
          <w:sz w:val="24"/>
          <w:lang w:eastAsia="en-GB"/>
        </w:rPr>
        <w:t xml:space="preserve">, qui implique la volonté de responsabiliser les hommes et les équipes, et de confronter les responsables aux effets de leurs actions et décisions. La confiance </w:t>
      </w:r>
      <w:r w:rsidRPr="00505DD1">
        <w:rPr>
          <w:rFonts w:ascii="Times New Roman" w:hAnsi="Times New Roman"/>
          <w:sz w:val="24"/>
          <w:lang w:eastAsia="en-GB"/>
        </w:rPr>
        <w:lastRenderedPageBreak/>
        <w:t>implique également l’ouverture d’esprit et une grande transparence dans la circulation de l’information.</w:t>
      </w:r>
    </w:p>
    <w:p w14:paraId="7E99A45D" w14:textId="77777777"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La liberté</w:t>
      </w:r>
      <w:r w:rsidRPr="00505DD1">
        <w:rPr>
          <w:rFonts w:ascii="Times New Roman" w:hAnsi="Times New Roman"/>
          <w:sz w:val="24"/>
          <w:lang w:eastAsia="en-GB"/>
        </w:rPr>
        <w:t>, ou encore la créativité, l’innovation, l’indépendance d’esprit et le respect des autres dans leurs cultures, leurs habitudes et leurs différences, ce qui est indispensable dans un Groupe présent dans plus d’une quarantaine de pays et comptant près de 180 000 personnes représentant une centaine de nationalités différentes.</w:t>
      </w:r>
    </w:p>
    <w:p w14:paraId="67438B67" w14:textId="77777777"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La solidarité</w:t>
      </w:r>
      <w:r w:rsidRPr="00505DD1">
        <w:rPr>
          <w:rFonts w:ascii="Times New Roman" w:hAnsi="Times New Roman"/>
          <w:sz w:val="24"/>
          <w:lang w:eastAsia="en-GB"/>
        </w:rPr>
        <w:t xml:space="preserve"> et la capacité à partager solidairement les bons et les mauvais moments.</w:t>
      </w:r>
    </w:p>
    <w:p w14:paraId="2547E5EE" w14:textId="77777777"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La simplicité</w:t>
      </w:r>
      <w:r w:rsidRPr="00505DD1">
        <w:rPr>
          <w:rFonts w:ascii="Times New Roman" w:hAnsi="Times New Roman"/>
          <w:sz w:val="24"/>
          <w:lang w:eastAsia="en-GB"/>
        </w:rPr>
        <w:t xml:space="preserve"> dans les relations avec les autres et dans l’approche des sujets.</w:t>
      </w:r>
    </w:p>
    <w:p w14:paraId="524CAA6F" w14:textId="77777777"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Le plaisir</w:t>
      </w:r>
      <w:r w:rsidRPr="00505DD1">
        <w:rPr>
          <w:rFonts w:ascii="Times New Roman" w:hAnsi="Times New Roman"/>
          <w:sz w:val="24"/>
          <w:lang w:eastAsia="en-GB"/>
        </w:rPr>
        <w:t xml:space="preserve"> enfin, sans lequel tout projet d’entreprise est difficile, voire impossible à réaliser.</w:t>
      </w:r>
    </w:p>
    <w:p w14:paraId="62334F65" w14:textId="77777777" w:rsidR="009C1DCF" w:rsidRPr="00883D20" w:rsidRDefault="009C1DCF" w:rsidP="009C1DCF">
      <w:pPr>
        <w:pStyle w:val="Paragraphedeliste"/>
      </w:pPr>
    </w:p>
    <w:p w14:paraId="6579C52F" w14:textId="77777777" w:rsidR="009C1DCF" w:rsidRDefault="009C1DCF" w:rsidP="00FE2536">
      <w:pPr>
        <w:pStyle w:val="Title2"/>
      </w:pPr>
      <w:bookmarkStart w:id="89" w:name="_Toc460232905"/>
      <w:bookmarkStart w:id="90" w:name="_Toc485880937"/>
      <w:r>
        <w:t>Présentation du cluster GIS</w:t>
      </w:r>
      <w:bookmarkEnd w:id="89"/>
      <w:bookmarkEnd w:id="90"/>
    </w:p>
    <w:p w14:paraId="0B8E80B5" w14:textId="77777777" w:rsidR="009C1DCF" w:rsidRPr="00D33CF7" w:rsidRDefault="009C1DCF" w:rsidP="00505DD1">
      <w:pPr>
        <w:pStyle w:val="Corps"/>
      </w:pPr>
      <w:r>
        <w:t xml:space="preserve">De par la taille du groupe Capgemini, il est évident que sa structure est hiérarchisée en blocs et clusters. Cette structure est déterminée sur le critère du secteur d’activité (applications, infogérance..) puis de l’activité client. </w:t>
      </w:r>
      <w:r w:rsidRPr="00D33CF7">
        <w:t xml:space="preserve">L’entreprise est axée sur une organisation à double entrée, favorisant la spécialisation métier et client. Elle peut ainsi se spécialiser sur une typologie de client, des rapprochements pouvant exister entre les projets d’entreprises autour d’un même domaine ; ce qui lui permet de répondre aux appels d’offre de manière plus précise avec des références plus proches des clients. </w:t>
      </w:r>
    </w:p>
    <w:p w14:paraId="74EC510E" w14:textId="77777777" w:rsidR="009C1DCF" w:rsidRDefault="009C1DCF" w:rsidP="00505DD1">
      <w:pPr>
        <w:pStyle w:val="Corps"/>
      </w:pPr>
      <w:r>
        <w:t xml:space="preserve">Je me situe ainsi dans la branche Application Services France, qui regroupe 5 « Practice ». Le cluster GIS est englobé dans la practice CSD (Custom Software Developement) et plus précisément dans la practice CSD TMP (Transport Mutuelles Public). Enfin, cette practice est divisé en 4 « skill group », celui de mon service étant le skill group « Transport public &amp; centre d’excellence GIS », piloté ici à Nantes. </w:t>
      </w:r>
    </w:p>
    <w:p w14:paraId="28EE73DC" w14:textId="594E5B70" w:rsidR="009C1DCF" w:rsidRDefault="009C1DCF" w:rsidP="00505DD1">
      <w:pPr>
        <w:pStyle w:val="Corps"/>
      </w:pPr>
      <w:r>
        <w:t xml:space="preserve">Le cluster GIS a été créé il y a </w:t>
      </w:r>
      <w:ins w:id="91" w:author="RANDRIAMAHARAVOMANANA, Tantely" w:date="2017-06-21T17:20:00Z">
        <w:r w:rsidR="00E11AD4">
          <w:t>3</w:t>
        </w:r>
      </w:ins>
      <w:commentRangeStart w:id="92"/>
      <w:del w:id="93" w:author="RANDRIAMAHARAVOMANANA, Tantely" w:date="2017-06-21T17:20:00Z">
        <w:r w:rsidDel="00E11AD4">
          <w:delText>2</w:delText>
        </w:r>
      </w:del>
      <w:r>
        <w:t xml:space="preserve"> ans et demi</w:t>
      </w:r>
      <w:commentRangeEnd w:id="92"/>
      <w:r w:rsidR="0004281F">
        <w:rPr>
          <w:rStyle w:val="Marquedecommentaire"/>
          <w:rFonts w:asciiTheme="minorHAnsi" w:hAnsiTheme="minorHAnsi"/>
          <w:lang w:eastAsia="en-US"/>
        </w:rPr>
        <w:commentReference w:id="92"/>
      </w:r>
      <w:r>
        <w:t xml:space="preserve">, dans le but de mutualiser des ressources et des projets à vocation SIG (Systèmes d’Informations Géographiques). Le cluster est composé d’environ 40 personnes et gère principalement des projets en TMA (Tierce Maintenance Applicative) pour </w:t>
      </w:r>
      <w:del w:id="94" w:author="DESNOYERS, Xavier" w:date="2017-06-21T14:41:00Z">
        <w:r w:rsidDel="0004281F">
          <w:delText>de la</w:delText>
        </w:r>
      </w:del>
      <w:ins w:id="95" w:author="DESNOYERS, Xavier" w:date="2017-06-21T14:41:00Z">
        <w:r w:rsidR="0004281F">
          <w:t>du</w:t>
        </w:r>
      </w:ins>
      <w:r>
        <w:t xml:space="preserve"> MCO (Maintien en Conditions Opérationnelles) et des évolutions fonctionnelles techniques. </w:t>
      </w:r>
    </w:p>
    <w:p w14:paraId="5EDF7671" w14:textId="77777777" w:rsidR="006B647B" w:rsidRDefault="006B647B" w:rsidP="00505DD1">
      <w:pPr>
        <w:pStyle w:val="Corps"/>
      </w:pPr>
    </w:p>
    <w:p w14:paraId="3DCFBDBE" w14:textId="77777777" w:rsidR="006B647B" w:rsidRDefault="00050581" w:rsidP="006B647B">
      <w:pPr>
        <w:pStyle w:val="Title1"/>
      </w:pPr>
      <w:bookmarkStart w:id="96" w:name="_Toc485880938"/>
      <w:r>
        <w:lastRenderedPageBreak/>
        <w:t>Présentation du projet</w:t>
      </w:r>
      <w:bookmarkEnd w:id="96"/>
    </w:p>
    <w:p w14:paraId="65AF030E" w14:textId="77777777" w:rsidR="006B647B" w:rsidRPr="00252FD9" w:rsidRDefault="006B647B" w:rsidP="006B647B">
      <w:pPr>
        <w:pStyle w:val="Title2"/>
      </w:pPr>
      <w:bookmarkStart w:id="97" w:name="_Toc472349060"/>
      <w:bookmarkStart w:id="98" w:name="_Toc485880939"/>
      <w:r w:rsidRPr="00252FD9">
        <w:t>Contexte général</w:t>
      </w:r>
      <w:bookmarkEnd w:id="97"/>
      <w:bookmarkEnd w:id="98"/>
    </w:p>
    <w:p w14:paraId="0615128C" w14:textId="6ECCE7B7" w:rsidR="00957ABD" w:rsidRPr="0004281F" w:rsidDel="00F6341F" w:rsidRDefault="00957ABD" w:rsidP="006B647B">
      <w:pPr>
        <w:pStyle w:val="Corps"/>
        <w:rPr>
          <w:del w:id="99" w:author="RANDRIAMAHARAVOMANANA, Tantely" w:date="2017-06-21T17:21:00Z"/>
          <w:b/>
          <w:color w:val="FF0000"/>
          <w:rPrChange w:id="100" w:author="DESNOYERS, Xavier" w:date="2017-06-21T14:42:00Z">
            <w:rPr>
              <w:del w:id="101" w:author="RANDRIAMAHARAVOMANANA, Tantely" w:date="2017-06-21T17:21:00Z"/>
            </w:rPr>
          </w:rPrChange>
        </w:rPr>
      </w:pPr>
      <w:del w:id="102" w:author="RANDRIAMAHARAVOMANANA, Tantely" w:date="2017-06-21T17:21:00Z">
        <w:r w:rsidRPr="0004281F" w:rsidDel="00F6341F">
          <w:rPr>
            <w:b/>
            <w:color w:val="FF0000"/>
            <w:rPrChange w:id="103" w:author="DESNOYERS, Xavier" w:date="2017-06-21T14:42:00Z">
              <w:rPr/>
            </w:rPrChange>
          </w:rPr>
          <w:delText>(A ajouter des trucs sur SERT proprement dite)</w:delText>
        </w:r>
      </w:del>
    </w:p>
    <w:p w14:paraId="71752BE5" w14:textId="77777777" w:rsidR="006B647B" w:rsidRPr="00EE466B" w:rsidRDefault="006B647B" w:rsidP="006B647B">
      <w:pPr>
        <w:pStyle w:val="Corps"/>
      </w:pPr>
      <w:r w:rsidRPr="00EE466B">
        <w:t xml:space="preserve">Le service d'infrastructure de la défense (SID) assure le soutien commun à l’ensemble du ministère sur les aspects immobiliers aussi bien sur le sol national qu'à l'étranger. Il réalise le système d’information métier permettant de conduire les opérations d’infrastructure du service. </w:t>
      </w:r>
    </w:p>
    <w:p w14:paraId="3721E262" w14:textId="77777777" w:rsidR="006B647B" w:rsidRDefault="006B647B" w:rsidP="006B647B">
      <w:pPr>
        <w:pStyle w:val="Corps"/>
      </w:pPr>
      <w:r w:rsidRPr="00EE466B">
        <w:t xml:space="preserve">Le CETID </w:t>
      </w:r>
      <w:r>
        <w:t>(</w:t>
      </w:r>
      <w:r w:rsidRPr="00047BCF">
        <w:t>Centre d’Expertise des Techniques de l’Infrastructure de la</w:t>
      </w:r>
      <w:r>
        <w:t xml:space="preserve"> </w:t>
      </w:r>
      <w:r w:rsidRPr="00047BCF">
        <w:t xml:space="preserve">Défense) </w:t>
      </w:r>
      <w:r w:rsidRPr="00EE466B">
        <w:t>est le centre d’expertise du SID. Il relève de la direction centrale du SID</w:t>
      </w:r>
      <w:r>
        <w:t xml:space="preserve"> </w:t>
      </w:r>
      <w:r w:rsidRPr="00EE466B">
        <w:t>(DCSID) dont il est un organisme extérieur. Il intervient en tant que spécialiste dans le</w:t>
      </w:r>
      <w:r>
        <w:t xml:space="preserve"> </w:t>
      </w:r>
      <w:r w:rsidRPr="00EE466B">
        <w:t>domaine du soutien de l’infrastructure sur le territoire national dont les DOM-COM, à</w:t>
      </w:r>
      <w:r>
        <w:t xml:space="preserve"> </w:t>
      </w:r>
      <w:r w:rsidRPr="00EE466B">
        <w:t>l’étranger et sur les théâtres d’opérations.</w:t>
      </w:r>
    </w:p>
    <w:p w14:paraId="29F69C8D" w14:textId="77777777" w:rsidR="006B647B" w:rsidRDefault="006B647B" w:rsidP="006B647B">
      <w:pPr>
        <w:pStyle w:val="Corps"/>
      </w:pPr>
      <w:r w:rsidRPr="00EE466B">
        <w:t xml:space="preserve">Le </w:t>
      </w:r>
      <w:ins w:id="104" w:author="DESNOYERS, Xavier" w:date="2017-06-21T14:42:00Z">
        <w:r w:rsidR="0004281F">
          <w:t>D</w:t>
        </w:r>
      </w:ins>
      <w:del w:id="105" w:author="DESNOYERS, Xavier" w:date="2017-06-21T14:42:00Z">
        <w:r w:rsidRPr="00EE466B" w:rsidDel="0004281F">
          <w:delText>B</w:delText>
        </w:r>
      </w:del>
      <w:r>
        <w:t>E</w:t>
      </w:r>
      <w:r w:rsidRPr="00EE466B">
        <w:t xml:space="preserve">CST </w:t>
      </w:r>
      <w:r>
        <w:t>(</w:t>
      </w:r>
      <w:ins w:id="106" w:author="DESNOYERS, Xavier" w:date="2017-06-21T14:42:00Z">
        <w:r w:rsidR="0004281F">
          <w:t>Département</w:t>
        </w:r>
      </w:ins>
      <w:del w:id="107" w:author="DESNOYERS, Xavier" w:date="2017-06-21T14:42:00Z">
        <w:r w:rsidRPr="00C707F1" w:rsidDel="0004281F">
          <w:delText>Bureau</w:delText>
        </w:r>
      </w:del>
      <w:r w:rsidRPr="00C707F1">
        <w:t xml:space="preserve"> </w:t>
      </w:r>
      <w:ins w:id="108" w:author="DESNOYERS, Xavier" w:date="2017-06-21T14:42:00Z">
        <w:r w:rsidR="0004281F">
          <w:t>d’</w:t>
        </w:r>
      </w:ins>
      <w:r w:rsidRPr="00C707F1">
        <w:t>Expertise Champs et Stands de Tir</w:t>
      </w:r>
      <w:r>
        <w:t xml:space="preserve">) </w:t>
      </w:r>
      <w:r w:rsidRPr="00EE466B">
        <w:t>est le bureau du CETID qui traite des infrastructures de tir. Il est l’organe</w:t>
      </w:r>
      <w:r>
        <w:t xml:space="preserve"> </w:t>
      </w:r>
      <w:r w:rsidRPr="00EE466B">
        <w:t>exécutif de la Commission Supérieure Interarmées des Infrastructures de Tir (CSIIT). A</w:t>
      </w:r>
      <w:r>
        <w:t xml:space="preserve"> </w:t>
      </w:r>
      <w:r w:rsidRPr="00EE466B">
        <w:t>ce titre, il est chargé d’étudier :</w:t>
      </w:r>
    </w:p>
    <w:p w14:paraId="74E0839E" w14:textId="77777777" w:rsidR="006B647B" w:rsidRDefault="006B647B" w:rsidP="006B647B">
      <w:pPr>
        <w:pStyle w:val="Corps"/>
        <w:numPr>
          <w:ilvl w:val="4"/>
          <w:numId w:val="1"/>
        </w:numPr>
        <w:ind w:left="709"/>
      </w:pPr>
      <w:r w:rsidRPr="00EE466B">
        <w:t>Les caractéristiques techniques des installations de tir d’un type nouveau.</w:t>
      </w:r>
    </w:p>
    <w:p w14:paraId="64263FA7" w14:textId="77777777" w:rsidR="006B647B" w:rsidRDefault="006B647B" w:rsidP="006B647B">
      <w:pPr>
        <w:pStyle w:val="Corps"/>
        <w:numPr>
          <w:ilvl w:val="4"/>
          <w:numId w:val="1"/>
        </w:numPr>
        <w:ind w:left="709"/>
      </w:pPr>
      <w:r w:rsidRPr="00EE466B">
        <w:t>Les règles techniques et administratives auxquelles sont soumises ces infrastructures pour assurer la sécurité des biens et des personnes.</w:t>
      </w:r>
    </w:p>
    <w:p w14:paraId="2A64E23B" w14:textId="77777777" w:rsidR="006B647B" w:rsidRDefault="006B647B" w:rsidP="006B647B">
      <w:pPr>
        <w:pStyle w:val="Corps"/>
        <w:numPr>
          <w:ilvl w:val="4"/>
          <w:numId w:val="1"/>
        </w:numPr>
        <w:ind w:left="709"/>
      </w:pPr>
      <w:r w:rsidRPr="00EE466B">
        <w:t>Les mesures de sécurité à appliquer lors de l’exécution des tirs dans un stand de tir ou sur un champ de tir.</w:t>
      </w:r>
    </w:p>
    <w:p w14:paraId="7B47AEDF" w14:textId="77777777" w:rsidR="006B647B" w:rsidRPr="00EE466B" w:rsidRDefault="006B647B" w:rsidP="006B647B">
      <w:pPr>
        <w:pStyle w:val="Corps"/>
        <w:numPr>
          <w:ilvl w:val="4"/>
          <w:numId w:val="1"/>
        </w:numPr>
        <w:ind w:left="709"/>
      </w:pPr>
      <w:r w:rsidRPr="00EE466B">
        <w:t>Les modifications qui doivent être apportées aux documents réglementaires ou aux infrastructures de tir de manière à répondre au mieux aux besoins des utilisateurs et de coïncider avec la réglementation générale.</w:t>
      </w:r>
    </w:p>
    <w:p w14:paraId="080C9F1F" w14:textId="77777777" w:rsidR="006B647B" w:rsidRDefault="006B647B" w:rsidP="006B647B">
      <w:pPr>
        <w:pStyle w:val="Corps"/>
      </w:pPr>
      <w:r w:rsidRPr="00EE466B">
        <w:t>A ce titre il établit les régimes de champs de tir qui fixent les règles à respecter pour</w:t>
      </w:r>
      <w:r>
        <w:t xml:space="preserve"> </w:t>
      </w:r>
      <w:r w:rsidRPr="00EE466B">
        <w:t>assurer la sécurité des personnes et des biens lors de l’exécution des tirs. Il participe</w:t>
      </w:r>
      <w:r>
        <w:t xml:space="preserve"> </w:t>
      </w:r>
      <w:r w:rsidRPr="00EE466B">
        <w:t>donc activement à la préparation opérationnelle des forces</w:t>
      </w:r>
      <w:r>
        <w:t xml:space="preserve">. </w:t>
      </w:r>
    </w:p>
    <w:p w14:paraId="6DD7C533" w14:textId="77777777" w:rsidR="00FA1489" w:rsidRDefault="00FA1489" w:rsidP="006B647B">
      <w:pPr>
        <w:pStyle w:val="Corps"/>
      </w:pPr>
    </w:p>
    <w:p w14:paraId="09B52B78" w14:textId="77777777" w:rsidR="00FA1489" w:rsidRDefault="00FA1489" w:rsidP="006B647B">
      <w:pPr>
        <w:pStyle w:val="Corps"/>
      </w:pPr>
    </w:p>
    <w:p w14:paraId="67411059" w14:textId="77777777" w:rsidR="006B647B" w:rsidRDefault="00B46E21" w:rsidP="00B46E21">
      <w:pPr>
        <w:pStyle w:val="Title2"/>
        <w:rPr>
          <w:rFonts w:eastAsia="Times New Roman"/>
        </w:rPr>
      </w:pPr>
      <w:bookmarkStart w:id="109" w:name="_Toc485880940"/>
      <w:r>
        <w:rPr>
          <w:rFonts w:eastAsia="Times New Roman"/>
        </w:rPr>
        <w:lastRenderedPageBreak/>
        <w:t>Description</w:t>
      </w:r>
      <w:r w:rsidR="00F24428">
        <w:rPr>
          <w:rFonts w:eastAsia="Times New Roman"/>
        </w:rPr>
        <w:t xml:space="preserve"> de </w:t>
      </w:r>
      <w:r w:rsidR="006B647B">
        <w:rPr>
          <w:rFonts w:eastAsia="Times New Roman"/>
        </w:rPr>
        <w:t>SERT</w:t>
      </w:r>
      <w:bookmarkEnd w:id="109"/>
    </w:p>
    <w:p w14:paraId="461D06FD" w14:textId="77777777" w:rsidR="00B46E21" w:rsidRDefault="00B46E21" w:rsidP="00B46E21">
      <w:pPr>
        <w:pStyle w:val="Corps"/>
      </w:pPr>
      <w:r>
        <w:t xml:space="preserve">Un régime de champ de tir est la notice d’emploi de l’infrastructure de tir, couverte ou à l’air libre. Il précise à partir de quelles positions et vers quels objectifs, avec quelles armes et munitions le tir est autorisé. Il décrit les zones dangereuses, les mesures de sécurité à prendre, les éventuels tirs simultanés autorisés. </w:t>
      </w:r>
    </w:p>
    <w:p w14:paraId="62A1FDE3" w14:textId="77777777" w:rsidR="00B46E21" w:rsidRDefault="00B46E21" w:rsidP="00B46E21">
      <w:pPr>
        <w:pStyle w:val="Corps"/>
      </w:pPr>
      <w:r>
        <w:t xml:space="preserve">Pour les riverains (commune sur laquelle est implanté le champ de tir, aviation civile, etc.), il permet de connaître les usages et les contraintes du champ de tir. C’est un document normalisé propre à chaque infrastructure de tir (champs de tir). </w:t>
      </w:r>
    </w:p>
    <w:p w14:paraId="7B95CF78" w14:textId="77777777" w:rsidR="00B46E21" w:rsidRDefault="00B46E21" w:rsidP="00B46E21">
      <w:pPr>
        <w:pStyle w:val="Corps"/>
      </w:pPr>
      <w:r>
        <w:t xml:space="preserve">Il est établi par les traitants du </w:t>
      </w:r>
      <w:ins w:id="110" w:author="DESNOYERS, Xavier" w:date="2017-06-21T14:43:00Z">
        <w:r w:rsidR="0004281F">
          <w:t>D</w:t>
        </w:r>
      </w:ins>
      <w:del w:id="111" w:author="DESNOYERS, Xavier" w:date="2017-06-21T14:43:00Z">
        <w:r w:rsidDel="0004281F">
          <w:delText>B</w:delText>
        </w:r>
      </w:del>
      <w:r>
        <w:t>ECST au titre de la CSIIT.</w:t>
      </w:r>
    </w:p>
    <w:p w14:paraId="3D451EE9" w14:textId="77777777" w:rsidR="001D42EF" w:rsidRDefault="00B46E21" w:rsidP="00B46E21">
      <w:pPr>
        <w:pStyle w:val="Corps"/>
      </w:pPr>
      <w:r>
        <w:t>Il est le seul document qui fait foi en matière de sécurité. Il engage donc la responsabilité juridique de l’Etat.</w:t>
      </w:r>
    </w:p>
    <w:p w14:paraId="1FBFB547" w14:textId="77777777" w:rsidR="001D42EF" w:rsidRPr="00F7245D" w:rsidRDefault="001D42EF" w:rsidP="001D42EF">
      <w:pPr>
        <w:pStyle w:val="Corps"/>
        <w:rPr>
          <w:highlight w:val="yellow"/>
        </w:rPr>
      </w:pPr>
      <w:r w:rsidRPr="000C1DC4">
        <w:t xml:space="preserve">Pour lui permettre d’élaborer les régimes des champs de tirs en tenant compte de l’évolution de la réglementation relative aux infrastructures de tir, le </w:t>
      </w:r>
      <w:ins w:id="112" w:author="DESNOYERS, Xavier" w:date="2017-06-21T14:44:00Z">
        <w:r w:rsidR="0004281F">
          <w:t>D</w:t>
        </w:r>
      </w:ins>
      <w:del w:id="113" w:author="DESNOYERS, Xavier" w:date="2017-06-21T14:44:00Z">
        <w:r w:rsidRPr="000C1DC4" w:rsidDel="0004281F">
          <w:delText>B</w:delText>
        </w:r>
      </w:del>
      <w:r w:rsidRPr="000C1DC4">
        <w:t xml:space="preserve">ECST </w:t>
      </w:r>
      <w:commentRangeStart w:id="114"/>
      <w:r w:rsidRPr="000C1DC4">
        <w:t xml:space="preserve">s’est doté de SERT </w:t>
      </w:r>
      <w:commentRangeEnd w:id="114"/>
      <w:r w:rsidR="0004281F">
        <w:rPr>
          <w:rStyle w:val="Marquedecommentaire"/>
          <w:rFonts w:asciiTheme="minorHAnsi" w:hAnsiTheme="minorHAnsi"/>
          <w:lang w:eastAsia="en-US"/>
        </w:rPr>
        <w:commentReference w:id="114"/>
      </w:r>
      <w:r w:rsidRPr="000C1DC4">
        <w:t>(Système d’Edition des régimes de champs de Tir) en 2014.</w:t>
      </w:r>
      <w:r w:rsidRPr="00F7245D">
        <w:rPr>
          <w:highlight w:val="yellow"/>
        </w:rPr>
        <w:t xml:space="preserve"> </w:t>
      </w:r>
    </w:p>
    <w:p w14:paraId="189A1619" w14:textId="77777777" w:rsidR="001D42EF" w:rsidRDefault="001D42EF" w:rsidP="00B46E21">
      <w:pPr>
        <w:pStyle w:val="Corps"/>
      </w:pPr>
      <w:r>
        <w:t>L</w:t>
      </w:r>
      <w:r w:rsidRPr="000C1DC4">
        <w:t xml:space="preserve">’élaboration des régimes de tir est complexe et ceux-ci doivent être remis à jour régulièrement, le déploiement de SERT a permis au </w:t>
      </w:r>
      <w:ins w:id="115" w:author="DESNOYERS, Xavier" w:date="2017-06-21T14:44:00Z">
        <w:r w:rsidR="0004281F">
          <w:t>D</w:t>
        </w:r>
      </w:ins>
      <w:del w:id="116" w:author="DESNOYERS, Xavier" w:date="2017-06-21T14:44:00Z">
        <w:r w:rsidRPr="000C1DC4" w:rsidDel="0004281F">
          <w:delText>B</w:delText>
        </w:r>
      </w:del>
      <w:r w:rsidRPr="000C1DC4">
        <w:t>ECST d’améliorer l’efficience de ses rédacteurs de par la réduction des délais de production des documents intéressant la CSIIT.</w:t>
      </w:r>
    </w:p>
    <w:p w14:paraId="5DDD7515" w14:textId="77777777" w:rsidR="008A5ABD" w:rsidRDefault="008A5ABD" w:rsidP="00B46E21">
      <w:pPr>
        <w:pStyle w:val="Corps"/>
      </w:pPr>
    </w:p>
    <w:p w14:paraId="6A4E847D" w14:textId="77777777" w:rsidR="006B647B" w:rsidRDefault="0031412C" w:rsidP="007E2F2D">
      <w:pPr>
        <w:pStyle w:val="Title2"/>
        <w:rPr>
          <w:rFonts w:eastAsia="Times New Roman"/>
        </w:rPr>
      </w:pPr>
      <w:bookmarkStart w:id="117" w:name="_Toc485880941"/>
      <w:r>
        <w:rPr>
          <w:rFonts w:eastAsia="Times New Roman"/>
        </w:rPr>
        <w:t>Analyse</w:t>
      </w:r>
      <w:r w:rsidR="006B647B">
        <w:rPr>
          <w:rFonts w:eastAsia="Times New Roman"/>
        </w:rPr>
        <w:t xml:space="preserve"> de l’existant</w:t>
      </w:r>
      <w:bookmarkEnd w:id="117"/>
    </w:p>
    <w:p w14:paraId="613D8D38" w14:textId="77777777" w:rsidR="007E2F2D" w:rsidRDefault="008A0BCC" w:rsidP="008A5ABD">
      <w:pPr>
        <w:pStyle w:val="Title3"/>
        <w:ind w:left="1996" w:hanging="720"/>
      </w:pPr>
      <w:bookmarkStart w:id="118" w:name="_Toc485880942"/>
      <w:r>
        <w:t>Fonctionnement actuel de SERT</w:t>
      </w:r>
      <w:bookmarkEnd w:id="118"/>
    </w:p>
    <w:p w14:paraId="115F8712" w14:textId="0FC351A4" w:rsidR="009F6577" w:rsidDel="007E5A11" w:rsidRDefault="009F6577" w:rsidP="009F6577">
      <w:pPr>
        <w:pStyle w:val="Corps"/>
        <w:rPr>
          <w:del w:id="119" w:author="RANDRIAMAHARAVOMANANA, Tantely" w:date="2017-06-21T17:48:00Z"/>
        </w:rPr>
      </w:pPr>
      <w:del w:id="120" w:author="RANDRIAMAHARAVOMANANA, Tantely" w:date="2017-06-21T17:48:00Z">
        <w:r w:rsidDel="007E5A11">
          <w:delText xml:space="preserve">Actuellement, les </w:delText>
        </w:r>
        <w:commentRangeStart w:id="121"/>
        <w:r w:rsidDel="007E5A11">
          <w:delText xml:space="preserve">ESID </w:delText>
        </w:r>
        <w:commentRangeEnd w:id="121"/>
        <w:r w:rsidR="00043E52" w:rsidDel="007E5A11">
          <w:rPr>
            <w:rStyle w:val="Marquedecommentaire"/>
            <w:rFonts w:asciiTheme="minorHAnsi" w:hAnsiTheme="minorHAnsi"/>
            <w:lang w:eastAsia="en-US"/>
          </w:rPr>
          <w:commentReference w:id="121"/>
        </w:r>
        <w:r w:rsidDel="007E5A11">
          <w:delText xml:space="preserve">rédigent des programmes tir sur demande de ses clients à partir d’une FEB. Dans l’impossibilité de réaliser les études de faisabilité, les ESID sollicite le </w:delText>
        </w:r>
      </w:del>
      <w:ins w:id="122" w:author="DESNOYERS, Xavier" w:date="2017-06-21T14:49:00Z">
        <w:del w:id="123" w:author="RANDRIAMAHARAVOMANANA, Tantely" w:date="2017-06-21T17:48:00Z">
          <w:r w:rsidR="00043E52" w:rsidDel="007E5A11">
            <w:delText>D</w:delText>
          </w:r>
        </w:del>
      </w:ins>
      <w:del w:id="124" w:author="RANDRIAMAHARAVOMANANA, Tantely" w:date="2017-06-21T17:48:00Z">
        <w:r w:rsidDel="007E5A11">
          <w:delText xml:space="preserve">BECST pour palier à cette problématique. Le </w:delText>
        </w:r>
      </w:del>
      <w:ins w:id="125" w:author="DESNOYERS, Xavier" w:date="2017-06-21T14:50:00Z">
        <w:del w:id="126" w:author="RANDRIAMAHARAVOMANANA, Tantely" w:date="2017-06-21T17:48:00Z">
          <w:r w:rsidR="00043E52" w:rsidDel="007E5A11">
            <w:delText>D</w:delText>
          </w:r>
        </w:del>
      </w:ins>
      <w:del w:id="127" w:author="RANDRIAMAHARAVOMANANA, Tantely" w:date="2017-06-21T17:48:00Z">
        <w:r w:rsidDel="007E5A11">
          <w:delText xml:space="preserve">BECST réalise l’étude de faisabilité dans SERT et la transmet à l’ESID demandeur qui la transforme en «programme tir». Ce «programme tir» est transformé en dossier initial. Ce dossier est à nouveau transmis au </w:delText>
        </w:r>
      </w:del>
      <w:ins w:id="128" w:author="DESNOYERS, Xavier" w:date="2017-06-21T14:50:00Z">
        <w:del w:id="129" w:author="RANDRIAMAHARAVOMANANA, Tantely" w:date="2017-06-21T17:48:00Z">
          <w:r w:rsidR="00043E52" w:rsidDel="007E5A11">
            <w:delText>D</w:delText>
          </w:r>
        </w:del>
      </w:ins>
      <w:del w:id="130" w:author="RANDRIAMAHARAVOMANANA, Tantely" w:date="2017-06-21T17:48:00Z">
        <w:r w:rsidDel="007E5A11">
          <w:delText xml:space="preserve">BECST. A l’aide de ce dossier, le </w:delText>
        </w:r>
      </w:del>
      <w:ins w:id="131" w:author="DESNOYERS, Xavier" w:date="2017-06-21T14:50:00Z">
        <w:del w:id="132" w:author="RANDRIAMAHARAVOMANANA, Tantely" w:date="2017-06-21T17:48:00Z">
          <w:r w:rsidR="00043E52" w:rsidDel="007E5A11">
            <w:delText>D</w:delText>
          </w:r>
        </w:del>
      </w:ins>
      <w:del w:id="133" w:author="RANDRIAMAHARAVOMANANA, Tantely" w:date="2017-06-21T17:48:00Z">
        <w:r w:rsidDel="007E5A11">
          <w:delText>BECST finalise et rédige le régime de tir dans SERT.</w:delText>
        </w:r>
      </w:del>
    </w:p>
    <w:p w14:paraId="18CD7C55" w14:textId="03E37C66" w:rsidR="009F6577" w:rsidDel="007E5A11" w:rsidRDefault="009F6577" w:rsidP="009F6577">
      <w:pPr>
        <w:pStyle w:val="Corps"/>
        <w:rPr>
          <w:del w:id="134" w:author="RANDRIAMAHARAVOMANANA, Tantely" w:date="2017-06-21T17:48:00Z"/>
        </w:rPr>
      </w:pPr>
      <w:del w:id="135" w:author="RANDRIAMAHARAVOMANANA, Tantely" w:date="2017-06-21T17:48:00Z">
        <w:r w:rsidDel="007E5A11">
          <w:delText xml:space="preserve">S’il garantit la qualité de la réalisation du régime, ce mode de fonctionnement est très lourd et demande beaucoup de temps (aller-retour par courrier officiel). </w:delText>
        </w:r>
      </w:del>
    </w:p>
    <w:p w14:paraId="1E278499" w14:textId="4DB2BAE9" w:rsidR="009F6577" w:rsidRPr="00011179" w:rsidDel="008F446D" w:rsidRDefault="009F6577" w:rsidP="009F6577">
      <w:pPr>
        <w:pStyle w:val="Corps"/>
        <w:rPr>
          <w:del w:id="136" w:author="RANDRIAMAHARAVOMANANA, Tantely" w:date="2017-06-21T17:21:00Z"/>
          <w:color w:val="FF0000"/>
        </w:rPr>
      </w:pPr>
      <w:del w:id="137" w:author="RANDRIAMAHARAVOMANANA, Tantely" w:date="2017-06-21T17:21:00Z">
        <w:r w:rsidRPr="00011179" w:rsidDel="008F446D">
          <w:rPr>
            <w:color w:val="FF0000"/>
          </w:rPr>
          <w:delText xml:space="preserve">Aussi, l’évolution « ESID » permettra de redonner aux ESID la partie étude, et de rédiger des programmes d’infrastructure de tir complet. Ces programmes tir pourront être transmis de façon informatique évitant ainsi les erreurs de saisie et </w:delText>
        </w:r>
        <w:commentRangeStart w:id="138"/>
        <w:r w:rsidRPr="00011179" w:rsidDel="008F446D">
          <w:rPr>
            <w:color w:val="FF0000"/>
          </w:rPr>
          <w:delText xml:space="preserve">permettront </w:delText>
        </w:r>
        <w:commentRangeEnd w:id="138"/>
        <w:r w:rsidR="00043E52" w:rsidDel="008F446D">
          <w:rPr>
            <w:rStyle w:val="Marquedecommentaire"/>
            <w:rFonts w:asciiTheme="minorHAnsi" w:hAnsiTheme="minorHAnsi"/>
            <w:lang w:eastAsia="en-US"/>
          </w:rPr>
          <w:commentReference w:id="138"/>
        </w:r>
        <w:r w:rsidRPr="00011179" w:rsidDel="008F446D">
          <w:rPr>
            <w:color w:val="FF0000"/>
          </w:rPr>
          <w:delText>de gagner des délais important dans la conception des régimes de tir.</w:delText>
        </w:r>
      </w:del>
    </w:p>
    <w:p w14:paraId="45F9F381" w14:textId="533873DC" w:rsidR="00453D66" w:rsidRDefault="007E5A11" w:rsidP="00453D66">
      <w:pPr>
        <w:pStyle w:val="Corps"/>
        <w:rPr>
          <w:ins w:id="139" w:author="RANDRIAMAHARAVOMANANA, Tantely" w:date="2017-06-21T17:44:00Z"/>
        </w:rPr>
      </w:pPr>
      <w:ins w:id="140" w:author="RANDRIAMAHARAVOMANANA, Tantely" w:date="2017-06-21T17:48:00Z">
        <w:r>
          <w:t xml:space="preserve">Comprendre </w:t>
        </w:r>
      </w:ins>
      <w:ins w:id="141" w:author="RANDRIAMAHARAVOMANANA, Tantely" w:date="2017-06-21T17:44:00Z">
        <w:r w:rsidR="00453D66">
          <w:t xml:space="preserve">l’aspect fonctionnel de SERT n’était pas une </w:t>
        </w:r>
      </w:ins>
      <w:ins w:id="142" w:author="RANDRIAMAHARAVOMANANA, Tantely" w:date="2017-06-21T17:48:00Z">
        <w:r>
          <w:t>t</w:t>
        </w:r>
      </w:ins>
      <w:ins w:id="143" w:author="RANDRIAMAHARAVOMANANA, Tantely" w:date="2017-06-21T17:49:00Z">
        <w:r>
          <w:t>âche</w:t>
        </w:r>
      </w:ins>
      <w:ins w:id="144" w:author="RANDRIAMAHARAVOMANANA, Tantely" w:date="2017-06-21T17:44:00Z">
        <w:r w:rsidR="00453D66">
          <w:t xml:space="preserve"> évidente puisque l’application présente des fonctionnalités compliquées. Les documentations sur le projet m’ont beaucoup aidé dans cette partie. En effet, quelques documents ont été disponibles pour SERT comme les manuels d’utilisation, les documents de conception et les pages wiki. Les tests et les manipulations directes de l’application sur un environnement de test m’ont aussi aidé à voir comment les comportements de SERT. Voici quelques cas d’utilisation de SERT :</w:t>
        </w:r>
      </w:ins>
    </w:p>
    <w:p w14:paraId="20FF6692" w14:textId="77777777" w:rsidR="00453D66" w:rsidRDefault="00453D66" w:rsidP="00453D66">
      <w:pPr>
        <w:pStyle w:val="Corps"/>
        <w:keepNext/>
        <w:ind w:left="-426"/>
        <w:rPr>
          <w:ins w:id="145" w:author="RANDRIAMAHARAVOMANANA, Tantely" w:date="2017-06-21T17:44:00Z"/>
        </w:rPr>
      </w:pPr>
      <w:ins w:id="146" w:author="RANDRIAMAHARAVOMANANA, Tantely" w:date="2017-06-21T17:44:00Z">
        <w:r>
          <w:rPr>
            <w:noProof/>
            <w:lang w:eastAsia="fr-FR"/>
          </w:rPr>
          <w:lastRenderedPageBreak/>
          <w:drawing>
            <wp:inline distT="0" distB="0" distL="0" distR="0" wp14:anchorId="62D34BFD" wp14:editId="5F171ABA">
              <wp:extent cx="5881213" cy="3905250"/>
              <wp:effectExtent l="0" t="0" r="5715"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81943" cy="3905735"/>
                      </a:xfrm>
                      <a:prstGeom prst="rect">
                        <a:avLst/>
                      </a:prstGeom>
                    </pic:spPr>
                  </pic:pic>
                </a:graphicData>
              </a:graphic>
            </wp:inline>
          </w:drawing>
        </w:r>
      </w:ins>
    </w:p>
    <w:p w14:paraId="010EA631" w14:textId="77777777" w:rsidR="00453D66" w:rsidRPr="00A32DA2" w:rsidRDefault="00453D66" w:rsidP="00453D66">
      <w:pPr>
        <w:pStyle w:val="Lgende"/>
        <w:jc w:val="center"/>
        <w:rPr>
          <w:ins w:id="147" w:author="RANDRIAMAHARAVOMANANA, Tantely" w:date="2017-06-21T17:44:00Z"/>
          <w:lang w:val="fr-FR"/>
        </w:rPr>
      </w:pPr>
      <w:ins w:id="148" w:author="RANDRIAMAHARAVOMANANA, Tantely" w:date="2017-06-21T17:44:00Z">
        <w:r w:rsidRPr="00A32DA2">
          <w:rPr>
            <w:lang w:val="fr-FR"/>
          </w:rPr>
          <w:t xml:space="preserve">Figure </w:t>
        </w:r>
        <w:r>
          <w:fldChar w:fldCharType="begin"/>
        </w:r>
        <w:r w:rsidRPr="00A32DA2">
          <w:rPr>
            <w:lang w:val="fr-FR"/>
          </w:rPr>
          <w:instrText xml:space="preserve"> SEQ Figure \* ARABIC </w:instrText>
        </w:r>
        <w:r>
          <w:fldChar w:fldCharType="separate"/>
        </w:r>
      </w:ins>
      <w:r w:rsidR="00686DDD">
        <w:rPr>
          <w:noProof/>
          <w:lang w:val="fr-FR"/>
        </w:rPr>
        <w:t>6</w:t>
      </w:r>
      <w:ins w:id="149" w:author="RANDRIAMAHARAVOMANANA, Tantely" w:date="2017-06-21T17:44:00Z">
        <w:r>
          <w:fldChar w:fldCharType="end"/>
        </w:r>
        <w:r w:rsidRPr="00A32DA2">
          <w:rPr>
            <w:lang w:val="fr-FR"/>
          </w:rPr>
          <w:t xml:space="preserve"> Diagramme de cas d'utlilisation SERT 1.1.6</w:t>
        </w:r>
      </w:ins>
    </w:p>
    <w:p w14:paraId="2A0A4D4A" w14:textId="1ADA1863" w:rsidR="00453D66" w:rsidRDefault="00453D66" w:rsidP="00453D66">
      <w:pPr>
        <w:pStyle w:val="Corps"/>
        <w:numPr>
          <w:ilvl w:val="0"/>
          <w:numId w:val="10"/>
        </w:numPr>
        <w:rPr>
          <w:ins w:id="150" w:author="RANDRIAMAHARAVOMANANA, Tantely" w:date="2017-06-21T17:44:00Z"/>
        </w:rPr>
      </w:pPr>
      <w:ins w:id="151" w:author="RANDRIAMAHARAVOMANANA, Tantely" w:date="2017-06-21T17:44:00Z">
        <w:r w:rsidRPr="00BA1692">
          <w:t>CAS</w:t>
        </w:r>
        <w:r>
          <w:t xml:space="preserve"> D’UTILISATION « </w:t>
        </w:r>
      </w:ins>
      <w:r w:rsidR="00513AB4">
        <w:t>S’AUTHENTIFIER »</w:t>
      </w:r>
      <w:ins w:id="152" w:author="RANDRIAMAHARAVOMANANA, Tantely" w:date="2017-06-21T17:44:00Z">
        <w:r>
          <w:t> : Pour accéder à son tableau de bord les utilisateurs doivent s’authentifier.</w:t>
        </w:r>
      </w:ins>
    </w:p>
    <w:p w14:paraId="6843DF28" w14:textId="77777777" w:rsidR="00453D66" w:rsidRDefault="00453D66" w:rsidP="00453D66">
      <w:pPr>
        <w:pStyle w:val="Corps"/>
        <w:numPr>
          <w:ilvl w:val="0"/>
          <w:numId w:val="10"/>
        </w:numPr>
        <w:rPr>
          <w:ins w:id="153" w:author="RANDRIAMAHARAVOMANANA, Tantely" w:date="2017-06-21T17:44:00Z"/>
        </w:rPr>
      </w:pPr>
      <w:ins w:id="154" w:author="RANDRIAMAHARAVOMANANA, Tantely" w:date="2017-06-21T17:44:00Z">
        <w:r w:rsidRPr="00BA1692">
          <w:t>CAS</w:t>
        </w:r>
        <w:r>
          <w:t xml:space="preserve"> D’UTILISATION «</w:t>
        </w:r>
        <w:r w:rsidRPr="00421DF8">
          <w:t>GERER LES GABARITS</w:t>
        </w:r>
        <w:r>
          <w:t xml:space="preserve">» : </w:t>
        </w:r>
        <w:r w:rsidRPr="00421DF8">
          <w:t>L’administrateur consulte / modifie / ajoute / supprime des gabarits.</w:t>
        </w:r>
      </w:ins>
    </w:p>
    <w:p w14:paraId="0ED4ED9E" w14:textId="77777777" w:rsidR="00453D66" w:rsidRDefault="00453D66" w:rsidP="00453D66">
      <w:pPr>
        <w:pStyle w:val="Corps"/>
        <w:numPr>
          <w:ilvl w:val="0"/>
          <w:numId w:val="10"/>
        </w:numPr>
        <w:rPr>
          <w:ins w:id="155" w:author="RANDRIAMAHARAVOMANANA, Tantely" w:date="2017-06-21T17:44:00Z"/>
        </w:rPr>
      </w:pPr>
      <w:ins w:id="156" w:author="RANDRIAMAHARAVOMANANA, Tantely" w:date="2017-06-21T17:44:00Z">
        <w:r w:rsidRPr="00BA1692">
          <w:t>CAS</w:t>
        </w:r>
        <w:r>
          <w:t xml:space="preserve"> D’UTILISATION «</w:t>
        </w:r>
        <w:r w:rsidRPr="00D34B88">
          <w:t>GERER LES UTILISATEURS</w:t>
        </w:r>
        <w:r>
          <w:t xml:space="preserve">» : </w:t>
        </w:r>
        <w:r w:rsidRPr="00D34B88">
          <w:t>L’administrateur peut affecter les utilisateurs à un profil de consultant, rédacteur ou administrateur. Par défaut le profil d’un utilisateur est celui de consultant.</w:t>
        </w:r>
      </w:ins>
    </w:p>
    <w:p w14:paraId="19AC8DBC" w14:textId="77777777" w:rsidR="00453D66" w:rsidRDefault="00453D66" w:rsidP="00453D66">
      <w:pPr>
        <w:pStyle w:val="Corps"/>
        <w:numPr>
          <w:ilvl w:val="0"/>
          <w:numId w:val="10"/>
        </w:numPr>
        <w:rPr>
          <w:ins w:id="157" w:author="RANDRIAMAHARAVOMANANA, Tantely" w:date="2017-06-21T17:44:00Z"/>
        </w:rPr>
      </w:pPr>
      <w:ins w:id="158" w:author="RANDRIAMAHARAVOMANANA, Tantely" w:date="2017-06-21T17:44:00Z">
        <w:r w:rsidRPr="00BA1692">
          <w:t>CAS</w:t>
        </w:r>
        <w:r>
          <w:t xml:space="preserve"> D’UTILISATION «</w:t>
        </w:r>
        <w:r w:rsidRPr="0035028A">
          <w:t>GERER LE PARAMETRAGE</w:t>
        </w:r>
        <w:r>
          <w:t xml:space="preserve">» : </w:t>
        </w:r>
        <w:r w:rsidRPr="003D0B66">
          <w:t xml:space="preserve">L’administrateur </w:t>
        </w:r>
        <w:r>
          <w:t>peut</w:t>
        </w:r>
        <w:r w:rsidRPr="003D0B66">
          <w:t xml:space="preserve"> paramétrer un certain nombre de propriétés de l’application. </w:t>
        </w:r>
      </w:ins>
    </w:p>
    <w:p w14:paraId="0BC615C7" w14:textId="77777777" w:rsidR="00453D66" w:rsidRDefault="00453D66" w:rsidP="00453D66">
      <w:pPr>
        <w:pStyle w:val="Corps"/>
        <w:numPr>
          <w:ilvl w:val="0"/>
          <w:numId w:val="10"/>
        </w:numPr>
        <w:rPr>
          <w:ins w:id="159" w:author="RANDRIAMAHARAVOMANANA, Tantely" w:date="2017-06-21T17:44:00Z"/>
        </w:rPr>
      </w:pPr>
      <w:ins w:id="160" w:author="RANDRIAMAHARAVOMANANA, Tantely" w:date="2017-06-21T17:44:00Z">
        <w:r w:rsidRPr="00BA1692">
          <w:t>CAS</w:t>
        </w:r>
        <w:r>
          <w:t xml:space="preserve"> D’UTILISATION «</w:t>
        </w:r>
        <w:r w:rsidRPr="00915865">
          <w:t>PRODUCTION RIE</w:t>
        </w:r>
        <w:r>
          <w:t xml:space="preserve">» : </w:t>
        </w:r>
        <w:r w:rsidRPr="003D0B66">
          <w:t xml:space="preserve">L’administrateur </w:t>
        </w:r>
        <w:r>
          <w:t>et le rédacteur de régime peuvent créer un régime intérieur élémentaire.</w:t>
        </w:r>
      </w:ins>
    </w:p>
    <w:p w14:paraId="493E3AC6" w14:textId="77777777" w:rsidR="00453D66" w:rsidRDefault="00453D66" w:rsidP="00453D66">
      <w:pPr>
        <w:pStyle w:val="Corps"/>
        <w:numPr>
          <w:ilvl w:val="0"/>
          <w:numId w:val="10"/>
        </w:numPr>
        <w:rPr>
          <w:ins w:id="161" w:author="RANDRIAMAHARAVOMANANA, Tantely" w:date="2017-06-21T17:44:00Z"/>
        </w:rPr>
      </w:pPr>
      <w:ins w:id="162" w:author="RANDRIAMAHARAVOMANANA, Tantely" w:date="2017-06-21T17:44:00Z">
        <w:r w:rsidRPr="00BA1692">
          <w:t>CAS</w:t>
        </w:r>
        <w:r>
          <w:t xml:space="preserve"> D’UTILISATION «</w:t>
        </w:r>
        <w:r w:rsidRPr="00915865">
          <w:t xml:space="preserve">PRODUCTION </w:t>
        </w:r>
        <w:r>
          <w:t xml:space="preserve">RIC» : </w:t>
        </w:r>
        <w:r w:rsidRPr="007C7ACC">
          <w:t>L’objectif est de générer un régime intérieur commun</w:t>
        </w:r>
        <w:r>
          <w:t>.</w:t>
        </w:r>
      </w:ins>
    </w:p>
    <w:p w14:paraId="7361A2B5" w14:textId="77777777" w:rsidR="00453D66" w:rsidRDefault="00453D66" w:rsidP="00453D66">
      <w:pPr>
        <w:pStyle w:val="Corps"/>
        <w:numPr>
          <w:ilvl w:val="0"/>
          <w:numId w:val="10"/>
        </w:numPr>
        <w:rPr>
          <w:ins w:id="163" w:author="RANDRIAMAHARAVOMANANA, Tantely" w:date="2017-06-21T17:44:00Z"/>
        </w:rPr>
      </w:pPr>
      <w:ins w:id="164" w:author="RANDRIAMAHARAVOMANANA, Tantely" w:date="2017-06-21T17:44:00Z">
        <w:r w:rsidRPr="00BA1692">
          <w:t>CAS</w:t>
        </w:r>
        <w:r>
          <w:t xml:space="preserve"> D’UTILISATION «</w:t>
        </w:r>
        <w:r w:rsidRPr="00915865">
          <w:t xml:space="preserve">PRODUCTION </w:t>
        </w:r>
        <w:r>
          <w:t xml:space="preserve">RE» : </w:t>
        </w:r>
        <w:r w:rsidRPr="00A220C8">
          <w:t>L’objectif est l’obtention d’un régime de tir extérieur.</w:t>
        </w:r>
      </w:ins>
    </w:p>
    <w:p w14:paraId="03ABDF5C" w14:textId="77777777" w:rsidR="00453D66" w:rsidRDefault="00453D66" w:rsidP="00453D66">
      <w:pPr>
        <w:pStyle w:val="Corps"/>
        <w:numPr>
          <w:ilvl w:val="0"/>
          <w:numId w:val="10"/>
        </w:numPr>
        <w:rPr>
          <w:ins w:id="165" w:author="RANDRIAMAHARAVOMANANA, Tantely" w:date="2017-06-21T17:44:00Z"/>
        </w:rPr>
      </w:pPr>
      <w:ins w:id="166" w:author="RANDRIAMAHARAVOMANANA, Tantely" w:date="2017-06-21T17:44:00Z">
        <w:r w:rsidRPr="00BA1692">
          <w:lastRenderedPageBreak/>
          <w:t>CAS</w:t>
        </w:r>
        <w:r>
          <w:t xml:space="preserve"> D’UTILISATION «</w:t>
        </w:r>
        <w:r w:rsidRPr="00915865">
          <w:t xml:space="preserve">PRODUCTION </w:t>
        </w:r>
        <w:r>
          <w:t xml:space="preserve">D’ETUDE» : </w:t>
        </w:r>
        <w:r w:rsidRPr="00E30DFF">
          <w:t>L'étude est une sollicitation ponctuelle qui ne rentre pas dans le cadre du projet pour laquelle le traitant doit pouvoir effectuer une simulation graphique et en sortir les résultats que l’on retrouve dans les autres régimes. L’étude pourra éventuellement être transformée en projet.</w:t>
        </w:r>
      </w:ins>
    </w:p>
    <w:p w14:paraId="73A48B95" w14:textId="77777777" w:rsidR="00453D66" w:rsidRDefault="00453D66" w:rsidP="00453D66">
      <w:pPr>
        <w:pStyle w:val="Corps"/>
        <w:numPr>
          <w:ilvl w:val="0"/>
          <w:numId w:val="10"/>
        </w:numPr>
        <w:rPr>
          <w:ins w:id="167" w:author="RANDRIAMAHARAVOMANANA, Tantely" w:date="2017-06-21T17:44:00Z"/>
        </w:rPr>
      </w:pPr>
      <w:ins w:id="168" w:author="RANDRIAMAHARAVOMANANA, Tantely" w:date="2017-06-21T17:44:00Z">
        <w:r w:rsidRPr="00BA1692">
          <w:t>CAS</w:t>
        </w:r>
        <w:r>
          <w:t xml:space="preserve"> D’UTILISATION «</w:t>
        </w:r>
        <w:r w:rsidRPr="006E64B8">
          <w:t>MODIFIER LE STATUT</w:t>
        </w:r>
        <w:r>
          <w:t xml:space="preserve">» : </w:t>
        </w:r>
        <w:r w:rsidRPr="00F10FD0">
          <w:t>La modification du statut permet d’indiquer à l’administrateur et aux autres rédacteurs l’état d’avancement d’un projet. Il permet également de joindre les documents réglementaires pour organiser la publication du régime.</w:t>
        </w:r>
      </w:ins>
    </w:p>
    <w:p w14:paraId="0A8BD80E" w14:textId="77777777" w:rsidR="00453D66" w:rsidRDefault="00453D66" w:rsidP="00453D66">
      <w:pPr>
        <w:pStyle w:val="Corps"/>
        <w:numPr>
          <w:ilvl w:val="0"/>
          <w:numId w:val="10"/>
        </w:numPr>
        <w:rPr>
          <w:ins w:id="169" w:author="RANDRIAMAHARAVOMANANA, Tantely" w:date="2017-06-21T17:44:00Z"/>
        </w:rPr>
      </w:pPr>
      <w:ins w:id="170" w:author="RANDRIAMAHARAVOMANANA, Tantely" w:date="2017-06-21T17:44:00Z">
        <w:r w:rsidRPr="00BA1692">
          <w:t>CAS</w:t>
        </w:r>
        <w:r>
          <w:t xml:space="preserve"> D’UTILISATION «SUPPRIMER DES PROJETS» : </w:t>
        </w:r>
        <w:r w:rsidRPr="00F10FD0">
          <w:t>L’objectif du cas d’utilisation est de permettre de supprimer les projets inutilisés.</w:t>
        </w:r>
      </w:ins>
    </w:p>
    <w:p w14:paraId="31EC4D8E" w14:textId="77777777" w:rsidR="00453D66" w:rsidRDefault="00453D66" w:rsidP="00453D66">
      <w:pPr>
        <w:pStyle w:val="Corps"/>
        <w:numPr>
          <w:ilvl w:val="0"/>
          <w:numId w:val="10"/>
        </w:numPr>
        <w:rPr>
          <w:ins w:id="171" w:author="RANDRIAMAHARAVOMANANA, Tantely" w:date="2017-06-21T17:44:00Z"/>
        </w:rPr>
      </w:pPr>
      <w:ins w:id="172" w:author="RANDRIAMAHARAVOMANANA, Tantely" w:date="2017-06-21T17:44:00Z">
        <w:r w:rsidRPr="00BA1692">
          <w:t>CAS</w:t>
        </w:r>
        <w:r>
          <w:t xml:space="preserve"> D’UTILISATION «</w:t>
        </w:r>
        <w:r w:rsidRPr="00915865">
          <w:t xml:space="preserve">PRODUCTION </w:t>
        </w:r>
        <w:r>
          <w:t xml:space="preserve">DES ETUDES» : </w:t>
        </w:r>
        <w:r w:rsidRPr="00AD5D34">
          <w:t>L’objectif du cas d’utilisation est de permettre de supprimer les études inutilisés.</w:t>
        </w:r>
      </w:ins>
    </w:p>
    <w:p w14:paraId="51680A77" w14:textId="77777777" w:rsidR="00453D66" w:rsidRDefault="00453D66" w:rsidP="00453D66">
      <w:pPr>
        <w:pStyle w:val="Corps"/>
        <w:numPr>
          <w:ilvl w:val="0"/>
          <w:numId w:val="10"/>
        </w:numPr>
        <w:rPr>
          <w:ins w:id="173" w:author="RANDRIAMAHARAVOMANANA, Tantely" w:date="2017-06-21T17:44:00Z"/>
        </w:rPr>
      </w:pPr>
      <w:ins w:id="174" w:author="RANDRIAMAHARAVOMANANA, Tantely" w:date="2017-06-21T17:44:00Z">
        <w:r w:rsidRPr="00BA1692">
          <w:t>CAS</w:t>
        </w:r>
        <w:r>
          <w:t xml:space="preserve"> D’UTILISATION «CONSULTER» : </w:t>
        </w:r>
        <w:r w:rsidRPr="00AD2BBD">
          <w:t>L’objectif est de retrouver aisément un régime, un projet ou une étude et d’en visualiser les informations telles que le nom, la région…</w:t>
        </w:r>
      </w:ins>
    </w:p>
    <w:p w14:paraId="1F6654D1" w14:textId="77777777" w:rsidR="00453D66" w:rsidRDefault="00453D66" w:rsidP="00453D66">
      <w:pPr>
        <w:pStyle w:val="Corps"/>
        <w:numPr>
          <w:ilvl w:val="0"/>
          <w:numId w:val="10"/>
        </w:numPr>
        <w:rPr>
          <w:ins w:id="175" w:author="RANDRIAMAHARAVOMANANA, Tantely" w:date="2017-06-21T17:44:00Z"/>
        </w:rPr>
      </w:pPr>
      <w:ins w:id="176" w:author="RANDRIAMAHARAVOMANANA, Tantely" w:date="2017-06-21T17:44:00Z">
        <w:r w:rsidRPr="00BA1692">
          <w:t>CAS</w:t>
        </w:r>
        <w:r>
          <w:t xml:space="preserve"> D’UTILISATION «</w:t>
        </w:r>
        <w:r w:rsidRPr="00915865">
          <w:t xml:space="preserve">PRODUCTION </w:t>
        </w:r>
        <w:r>
          <w:t xml:space="preserve">RE» : </w:t>
        </w:r>
        <w:r w:rsidRPr="00A220C8">
          <w:t>L’objectif est l’obtention d’un régime de tir extérieur.</w:t>
        </w:r>
      </w:ins>
    </w:p>
    <w:p w14:paraId="33D0AABF" w14:textId="77777777" w:rsidR="00453D66" w:rsidRDefault="00453D66" w:rsidP="00453D66">
      <w:pPr>
        <w:pStyle w:val="Corps"/>
        <w:rPr>
          <w:ins w:id="177" w:author="RANDRIAMAHARAVOMANANA, Tantely" w:date="2017-06-21T17:44:00Z"/>
        </w:rPr>
      </w:pPr>
      <w:ins w:id="178" w:author="RANDRIAMAHARAVOMANANA, Tantely" w:date="2017-06-21T17:44:00Z">
        <w:r>
          <w:t>Par contre voici le diagramme de cas d’utilisation simplifié de la nouvelle version 2.0 de SERT :</w:t>
        </w:r>
      </w:ins>
    </w:p>
    <w:p w14:paraId="67332C8A" w14:textId="77777777" w:rsidR="00453D66" w:rsidRDefault="00453D66" w:rsidP="00453D66">
      <w:pPr>
        <w:pStyle w:val="Corps"/>
        <w:keepNext/>
        <w:ind w:left="-426"/>
        <w:rPr>
          <w:ins w:id="179" w:author="RANDRIAMAHARAVOMANANA, Tantely" w:date="2017-06-21T17:44:00Z"/>
        </w:rPr>
      </w:pPr>
      <w:ins w:id="180" w:author="RANDRIAMAHARAVOMANANA, Tantely" w:date="2017-06-21T17:44:00Z">
        <w:r>
          <w:rPr>
            <w:noProof/>
            <w:lang w:eastAsia="fr-FR"/>
          </w:rPr>
          <w:lastRenderedPageBreak/>
          <w:drawing>
            <wp:inline distT="0" distB="0" distL="0" distR="0" wp14:anchorId="1469280A" wp14:editId="2131D2A3">
              <wp:extent cx="6261100" cy="4394226"/>
              <wp:effectExtent l="0" t="0" r="6350" b="635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67317" cy="4398589"/>
                      </a:xfrm>
                      <a:prstGeom prst="rect">
                        <a:avLst/>
                      </a:prstGeom>
                    </pic:spPr>
                  </pic:pic>
                </a:graphicData>
              </a:graphic>
            </wp:inline>
          </w:drawing>
        </w:r>
      </w:ins>
    </w:p>
    <w:p w14:paraId="31408B17" w14:textId="77777777" w:rsidR="00453D66" w:rsidRPr="00A32DA2" w:rsidRDefault="00453D66" w:rsidP="00453D66">
      <w:pPr>
        <w:pStyle w:val="Lgende"/>
        <w:jc w:val="center"/>
        <w:rPr>
          <w:ins w:id="181" w:author="RANDRIAMAHARAVOMANANA, Tantely" w:date="2017-06-21T17:44:00Z"/>
          <w:lang w:val="fr-FR"/>
        </w:rPr>
      </w:pPr>
      <w:ins w:id="182" w:author="RANDRIAMAHARAVOMANANA, Tantely" w:date="2017-06-21T17:44:00Z">
        <w:r w:rsidRPr="00A32DA2">
          <w:rPr>
            <w:lang w:val="fr-FR"/>
          </w:rPr>
          <w:t xml:space="preserve">Figure </w:t>
        </w:r>
        <w:r>
          <w:fldChar w:fldCharType="begin"/>
        </w:r>
        <w:r w:rsidRPr="00A32DA2">
          <w:rPr>
            <w:lang w:val="fr-FR"/>
          </w:rPr>
          <w:instrText xml:space="preserve"> SEQ Figure \* ARABIC </w:instrText>
        </w:r>
        <w:r>
          <w:fldChar w:fldCharType="separate"/>
        </w:r>
      </w:ins>
      <w:r w:rsidR="00686DDD">
        <w:rPr>
          <w:noProof/>
          <w:lang w:val="fr-FR"/>
        </w:rPr>
        <w:t>7</w:t>
      </w:r>
      <w:ins w:id="183" w:author="RANDRIAMAHARAVOMANANA, Tantely" w:date="2017-06-21T17:44:00Z">
        <w:r>
          <w:fldChar w:fldCharType="end"/>
        </w:r>
        <w:r w:rsidRPr="00A32DA2">
          <w:rPr>
            <w:lang w:val="fr-FR"/>
          </w:rPr>
          <w:t>Diagramme de cas d'utlilisation SERT 2.0</w:t>
        </w:r>
      </w:ins>
    </w:p>
    <w:p w14:paraId="1424CCD9" w14:textId="77777777" w:rsidR="00453D66" w:rsidRDefault="00453D66" w:rsidP="00453D66">
      <w:pPr>
        <w:pStyle w:val="Corps"/>
        <w:rPr>
          <w:ins w:id="184" w:author="RANDRIAMAHARAVOMANANA, Tantely" w:date="2017-06-21T17:44:00Z"/>
        </w:rPr>
      </w:pPr>
    </w:p>
    <w:p w14:paraId="078A6552" w14:textId="77777777" w:rsidR="00453D66" w:rsidRPr="00242F6F" w:rsidRDefault="00453D66" w:rsidP="00453D66">
      <w:pPr>
        <w:pStyle w:val="Title3"/>
        <w:rPr>
          <w:ins w:id="185" w:author="RANDRIAMAHARAVOMANANA, Tantely" w:date="2017-06-21T17:44:00Z"/>
          <w:rFonts w:eastAsia="Times New Roman"/>
          <w:lang w:eastAsia="fr-FR"/>
        </w:rPr>
      </w:pPr>
      <w:bookmarkStart w:id="186" w:name="_Toc485880943"/>
      <w:ins w:id="187" w:author="RANDRIAMAHARAVOMANANA, Tantely" w:date="2017-06-21T17:44:00Z">
        <w:r w:rsidRPr="00242F6F">
          <w:rPr>
            <w:rFonts w:eastAsia="Times New Roman"/>
            <w:lang w:eastAsia="fr-FR"/>
          </w:rPr>
          <w:t>Architecture logique de SERT</w:t>
        </w:r>
        <w:bookmarkEnd w:id="186"/>
      </w:ins>
    </w:p>
    <w:p w14:paraId="635DB29C" w14:textId="77777777" w:rsidR="00453D66" w:rsidRDefault="00453D66" w:rsidP="00453D66">
      <w:pPr>
        <w:pStyle w:val="Corps"/>
        <w:rPr>
          <w:ins w:id="188" w:author="RANDRIAMAHARAVOMANANA, Tantely" w:date="2017-06-21T17:44:00Z"/>
        </w:rPr>
      </w:pPr>
      <w:ins w:id="189" w:author="RANDRIAMAHARAVOMANANA, Tantely" w:date="2017-06-21T17:44:00Z">
        <w:r>
          <w:t>Dans le contexte du projet SERT, l’architecture retenue est du type « Architecture Orientée Services » (SOA). Le présent chapitre utilise les termes service et sous-système. Leur définition étant la suivante :</w:t>
        </w:r>
      </w:ins>
    </w:p>
    <w:p w14:paraId="1C99F0E0" w14:textId="77777777" w:rsidR="00453D66" w:rsidRDefault="00453D66" w:rsidP="00453D66">
      <w:pPr>
        <w:pStyle w:val="Corps"/>
        <w:numPr>
          <w:ilvl w:val="0"/>
          <w:numId w:val="17"/>
        </w:numPr>
        <w:rPr>
          <w:ins w:id="190" w:author="RANDRIAMAHARAVOMANANA, Tantely" w:date="2017-06-21T17:44:00Z"/>
        </w:rPr>
      </w:pPr>
      <w:ins w:id="191" w:author="RANDRIAMAHARAVOMANANA, Tantely" w:date="2017-06-21T17:44:00Z">
        <w:r w:rsidRPr="00130B19">
          <w:rPr>
            <w:b/>
          </w:rPr>
          <w:t>Service</w:t>
        </w:r>
        <w:r>
          <w:t xml:space="preserve"> : Fonctionnalité attendue du système. Niveau terminal de la décomposition logique : les services sont les feuilles de la déclinaison en sous-systèmes &amp; services fonctionnels.</w:t>
        </w:r>
      </w:ins>
    </w:p>
    <w:p w14:paraId="58BA91EC" w14:textId="77777777" w:rsidR="00453D66" w:rsidRDefault="00453D66" w:rsidP="00453D66">
      <w:pPr>
        <w:pStyle w:val="Corps"/>
        <w:numPr>
          <w:ilvl w:val="0"/>
          <w:numId w:val="17"/>
        </w:numPr>
        <w:rPr>
          <w:ins w:id="192" w:author="RANDRIAMAHARAVOMANANA, Tantely" w:date="2017-06-21T17:44:00Z"/>
        </w:rPr>
      </w:pPr>
      <w:ins w:id="193" w:author="RANDRIAMAHARAVOMANANA, Tantely" w:date="2017-06-21T17:44:00Z">
        <w:r w:rsidRPr="00130B19">
          <w:rPr>
            <w:b/>
          </w:rPr>
          <w:t>Sous-système</w:t>
        </w:r>
        <w:r>
          <w:t xml:space="preserve"> : Regroupement cohérent de services fonctionnels. Un sous-système peut lui même être décomposé en sous-système de niveaux inférieurs.</w:t>
        </w:r>
      </w:ins>
    </w:p>
    <w:p w14:paraId="3BDDBB9E" w14:textId="77777777" w:rsidR="00453D66" w:rsidRDefault="00453D66" w:rsidP="00453D66">
      <w:pPr>
        <w:pStyle w:val="Corps"/>
        <w:rPr>
          <w:ins w:id="194" w:author="RANDRIAMAHARAVOMANANA, Tantely" w:date="2017-06-21T17:44:00Z"/>
        </w:rPr>
      </w:pPr>
    </w:p>
    <w:p w14:paraId="44736288" w14:textId="77777777" w:rsidR="00453D66" w:rsidRDefault="00453D66" w:rsidP="00453D66">
      <w:pPr>
        <w:pStyle w:val="Corps"/>
        <w:rPr>
          <w:ins w:id="195" w:author="RANDRIAMAHARAVOMANANA, Tantely" w:date="2017-06-21T17:44:00Z"/>
        </w:rPr>
        <w:sectPr w:rsidR="00453D66">
          <w:pgSz w:w="11906" w:h="16838"/>
          <w:pgMar w:top="1417" w:right="1417" w:bottom="1417" w:left="1417" w:header="708" w:footer="708" w:gutter="0"/>
          <w:cols w:space="708"/>
          <w:docGrid w:linePitch="360"/>
        </w:sectPr>
      </w:pPr>
    </w:p>
    <w:p w14:paraId="1997D5D9" w14:textId="77777777" w:rsidR="00453D66" w:rsidRDefault="00453D66" w:rsidP="00453D66">
      <w:pPr>
        <w:pStyle w:val="Corps"/>
        <w:keepNext/>
        <w:rPr>
          <w:ins w:id="196" w:author="RANDRIAMAHARAVOMANANA, Tantely" w:date="2017-06-21T17:44:00Z"/>
        </w:rPr>
      </w:pPr>
      <w:ins w:id="197" w:author="RANDRIAMAHARAVOMANANA, Tantely" w:date="2017-06-21T17:44:00Z">
        <w:r w:rsidRPr="00E009DD">
          <w:rPr>
            <w:noProof/>
            <w:lang w:eastAsia="fr-FR"/>
          </w:rPr>
          <w:lastRenderedPageBreak/>
          <w:drawing>
            <wp:inline distT="0" distB="0" distL="0" distR="0" wp14:anchorId="3F99DDAA" wp14:editId="0CD99A34">
              <wp:extent cx="8693785" cy="5018125"/>
              <wp:effectExtent l="0" t="0" r="0" b="0"/>
              <wp:docPr id="32" name="Image 32" descr="D:\PERSO\RAPPORT\architec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ERSO\RAPPORT\architecture.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724559" cy="5035888"/>
                      </a:xfrm>
                      <a:prstGeom prst="rect">
                        <a:avLst/>
                      </a:prstGeom>
                      <a:noFill/>
                      <a:ln>
                        <a:noFill/>
                      </a:ln>
                    </pic:spPr>
                  </pic:pic>
                </a:graphicData>
              </a:graphic>
            </wp:inline>
          </w:drawing>
        </w:r>
      </w:ins>
    </w:p>
    <w:p w14:paraId="70F3A285" w14:textId="77777777" w:rsidR="00453D66" w:rsidRPr="00A32DA2" w:rsidRDefault="00453D66" w:rsidP="00453D66">
      <w:pPr>
        <w:pStyle w:val="Lgende"/>
        <w:jc w:val="center"/>
        <w:rPr>
          <w:ins w:id="198" w:author="RANDRIAMAHARAVOMANANA, Tantely" w:date="2017-06-21T17:44:00Z"/>
          <w:lang w:val="fr-FR"/>
        </w:rPr>
        <w:sectPr w:rsidR="00453D66" w:rsidRPr="00A32DA2" w:rsidSect="005A65AB">
          <w:pgSz w:w="16838" w:h="11906" w:orient="landscape"/>
          <w:pgMar w:top="1417" w:right="1417" w:bottom="1417" w:left="1417" w:header="708" w:footer="708" w:gutter="0"/>
          <w:cols w:space="708"/>
          <w:docGrid w:linePitch="360"/>
        </w:sectPr>
      </w:pPr>
      <w:ins w:id="199" w:author="RANDRIAMAHARAVOMANANA, Tantely" w:date="2017-06-21T17:44:00Z">
        <w:r w:rsidRPr="00A32DA2">
          <w:rPr>
            <w:lang w:val="fr-FR"/>
          </w:rPr>
          <w:t xml:space="preserve">Figure </w:t>
        </w:r>
        <w:r>
          <w:fldChar w:fldCharType="begin"/>
        </w:r>
        <w:r w:rsidRPr="00A32DA2">
          <w:rPr>
            <w:lang w:val="fr-FR"/>
          </w:rPr>
          <w:instrText xml:space="preserve"> SEQ Figure \* ARABIC </w:instrText>
        </w:r>
        <w:r>
          <w:fldChar w:fldCharType="separate"/>
        </w:r>
      </w:ins>
      <w:r w:rsidR="00686DDD">
        <w:rPr>
          <w:noProof/>
          <w:lang w:val="fr-FR"/>
        </w:rPr>
        <w:t>8</w:t>
      </w:r>
      <w:ins w:id="200" w:author="RANDRIAMAHARAVOMANANA, Tantely" w:date="2017-06-21T17:44:00Z">
        <w:r>
          <w:fldChar w:fldCharType="end"/>
        </w:r>
        <w:r w:rsidRPr="00A32DA2">
          <w:rPr>
            <w:lang w:val="fr-FR"/>
          </w:rPr>
          <w:t xml:space="preserve"> Architecture logique de SERT</w:t>
        </w:r>
      </w:ins>
    </w:p>
    <w:p w14:paraId="4DAECD77" w14:textId="77777777" w:rsidR="00453D66" w:rsidRPr="00147E6A" w:rsidRDefault="00453D66" w:rsidP="00453D66">
      <w:pPr>
        <w:pStyle w:val="Titre44"/>
        <w:rPr>
          <w:ins w:id="201" w:author="RANDRIAMAHARAVOMANANA, Tantely" w:date="2017-06-21T17:44:00Z"/>
        </w:rPr>
      </w:pPr>
      <w:ins w:id="202" w:author="RANDRIAMAHARAVOMANANA, Tantely" w:date="2017-06-21T17:44:00Z">
        <w:r>
          <w:lastRenderedPageBreak/>
          <w:t xml:space="preserve"> </w:t>
        </w:r>
        <w:r w:rsidRPr="00147E6A">
          <w:t>Sous-système « DONNEES SERVEUR »</w:t>
        </w:r>
      </w:ins>
    </w:p>
    <w:p w14:paraId="460D1F87" w14:textId="77777777" w:rsidR="00453D66" w:rsidRDefault="00453D66" w:rsidP="00453D66">
      <w:pPr>
        <w:pStyle w:val="Corps"/>
        <w:rPr>
          <w:ins w:id="203" w:author="RANDRIAMAHARAVOMANANA, Tantely" w:date="2017-06-21T17:44:00Z"/>
        </w:rPr>
      </w:pPr>
      <w:ins w:id="204" w:author="RANDRIAMAHARAVOMANANA, Tantely" w:date="2017-06-21T17:44:00Z">
        <w:r>
          <w:t>Le sous-système « DONNEES SERVEUR » est responsable du stockage, de la sauvegarde et de l’archivage des données du système SERT.</w:t>
        </w:r>
      </w:ins>
    </w:p>
    <w:p w14:paraId="007F5AF5" w14:textId="77777777" w:rsidR="00453D66" w:rsidRDefault="00453D66" w:rsidP="00453D66">
      <w:pPr>
        <w:pStyle w:val="Corps"/>
        <w:numPr>
          <w:ilvl w:val="0"/>
          <w:numId w:val="20"/>
        </w:numPr>
        <w:rPr>
          <w:ins w:id="205" w:author="RANDRIAMAHARAVOMANANA, Tantely" w:date="2017-06-21T17:44:00Z"/>
        </w:rPr>
      </w:pPr>
      <w:ins w:id="206" w:author="RANDRIAMAHARAVOMANANA, Tantely" w:date="2017-06-21T17:44:00Z">
        <w:r>
          <w:t>Services « DON_VECTEUR_SVR »</w:t>
        </w:r>
      </w:ins>
    </w:p>
    <w:p w14:paraId="30D12579" w14:textId="77777777" w:rsidR="00453D66" w:rsidRDefault="00453D66" w:rsidP="00453D66">
      <w:pPr>
        <w:pStyle w:val="Corps"/>
        <w:rPr>
          <w:ins w:id="207" w:author="RANDRIAMAHARAVOMANANA, Tantely" w:date="2017-06-21T17:44:00Z"/>
        </w:rPr>
      </w:pPr>
      <w:ins w:id="208" w:author="RANDRIAMAHARAVOMANANA, Tantely" w:date="2017-06-21T17:44:00Z">
        <w:r>
          <w:t>Ce service assure le stockage de données vecteurs et attributaires de SERT. Les données vectorielles peuvent être décomposées en 2 catégories :</w:t>
        </w:r>
      </w:ins>
    </w:p>
    <w:p w14:paraId="62975CD6" w14:textId="77777777" w:rsidR="00453D66" w:rsidRDefault="00453D66" w:rsidP="00453D66">
      <w:pPr>
        <w:pStyle w:val="Corps"/>
        <w:numPr>
          <w:ilvl w:val="0"/>
          <w:numId w:val="21"/>
        </w:numPr>
        <w:ind w:left="1276"/>
        <w:rPr>
          <w:ins w:id="209" w:author="RANDRIAMAHARAVOMANANA, Tantely" w:date="2017-06-21T17:44:00Z"/>
        </w:rPr>
      </w:pPr>
      <w:ins w:id="210" w:author="RANDRIAMAHARAVOMANANA, Tantely" w:date="2017-06-21T17:44:00Z">
        <w:r>
          <w:t xml:space="preserve">Les données « métier ». Ce sont les données produites par SERT. </w:t>
        </w:r>
      </w:ins>
    </w:p>
    <w:p w14:paraId="63D166D4" w14:textId="77777777" w:rsidR="00453D66" w:rsidRDefault="00453D66" w:rsidP="00453D66">
      <w:pPr>
        <w:pStyle w:val="Corps"/>
        <w:numPr>
          <w:ilvl w:val="0"/>
          <w:numId w:val="21"/>
        </w:numPr>
        <w:ind w:left="1276"/>
        <w:rPr>
          <w:ins w:id="211" w:author="RANDRIAMAHARAVOMANANA, Tantely" w:date="2017-06-21T17:44:00Z"/>
        </w:rPr>
      </w:pPr>
      <w:ins w:id="212" w:author="RANDRIAMAHARAVOMANANA, Tantely" w:date="2017-06-21T17:44:00Z">
        <w:r>
          <w:t>Les données « référentiel ». Ce sont des données statiques, elles sont généralement mises à jour par lot.</w:t>
        </w:r>
      </w:ins>
    </w:p>
    <w:p w14:paraId="7362B685" w14:textId="77777777" w:rsidR="00453D66" w:rsidRDefault="00453D66" w:rsidP="00453D66">
      <w:pPr>
        <w:pStyle w:val="Corps"/>
        <w:rPr>
          <w:ins w:id="213" w:author="RANDRIAMAHARAVOMANANA, Tantely" w:date="2017-06-21T17:44:00Z"/>
        </w:rPr>
      </w:pPr>
      <w:ins w:id="214" w:author="RANDRIAMAHARAVOMANANA, Tantely" w:date="2017-06-21T17:44:00Z">
        <w:r>
          <w:t>DON_VECTEUR_SVR assure également le stockage d’une partie du paramétrage de l’application ainsi que la liste des utilisateurs</w:t>
        </w:r>
      </w:ins>
    </w:p>
    <w:p w14:paraId="2D00EE8D" w14:textId="77777777" w:rsidR="00453D66" w:rsidRDefault="00453D66" w:rsidP="00453D66">
      <w:pPr>
        <w:pStyle w:val="Corps"/>
        <w:numPr>
          <w:ilvl w:val="0"/>
          <w:numId w:val="20"/>
        </w:numPr>
        <w:rPr>
          <w:ins w:id="215" w:author="RANDRIAMAHARAVOMANANA, Tantely" w:date="2017-06-21T17:44:00Z"/>
        </w:rPr>
      </w:pPr>
      <w:ins w:id="216" w:author="RANDRIAMAHARAVOMANANA, Tantely" w:date="2017-06-21T17:44:00Z">
        <w:r>
          <w:t>Services « DON_RASTER_SVR »</w:t>
        </w:r>
      </w:ins>
    </w:p>
    <w:p w14:paraId="17CC4FCC" w14:textId="77777777" w:rsidR="00453D66" w:rsidRPr="0004447C" w:rsidRDefault="00453D66" w:rsidP="00453D66">
      <w:pPr>
        <w:pStyle w:val="Corps"/>
        <w:rPr>
          <w:ins w:id="217" w:author="RANDRIAMAHARAVOMANANA, Tantely" w:date="2017-06-21T17:44:00Z"/>
        </w:rPr>
      </w:pPr>
      <w:ins w:id="218" w:author="RANDRIAMAHARAVOMANANA, Tantely" w:date="2017-06-21T17:44:00Z">
        <w:r>
          <w:t xml:space="preserve">« DON_RASTER_SVR » fournit un espace de stockage pour les données raster brutes nécessaires à SERT. </w:t>
        </w:r>
      </w:ins>
    </w:p>
    <w:p w14:paraId="141DFDE8" w14:textId="77777777" w:rsidR="00453D66" w:rsidRPr="0004447C" w:rsidRDefault="00453D66" w:rsidP="00453D66">
      <w:pPr>
        <w:pStyle w:val="Corps"/>
        <w:numPr>
          <w:ilvl w:val="0"/>
          <w:numId w:val="20"/>
        </w:numPr>
        <w:rPr>
          <w:ins w:id="219" w:author="RANDRIAMAHARAVOMANANA, Tantely" w:date="2017-06-21T17:44:00Z"/>
        </w:rPr>
      </w:pPr>
      <w:ins w:id="220" w:author="RANDRIAMAHARAVOMANANA, Tantely" w:date="2017-06-21T17:44:00Z">
        <w:r w:rsidRPr="0004447C">
          <w:t>Services « DON_CACHE_SVR »</w:t>
        </w:r>
      </w:ins>
    </w:p>
    <w:p w14:paraId="5DA27AFB" w14:textId="77777777" w:rsidR="00453D66" w:rsidRPr="0004447C" w:rsidRDefault="00453D66" w:rsidP="00453D66">
      <w:pPr>
        <w:pStyle w:val="Corps"/>
        <w:rPr>
          <w:ins w:id="221" w:author="RANDRIAMAHARAVOMANANA, Tantely" w:date="2017-06-21T17:44:00Z"/>
        </w:rPr>
      </w:pPr>
      <w:ins w:id="222" w:author="RANDRIAMAHARAVOMANANA, Tantely" w:date="2017-06-21T17:44:00Z">
        <w:r w:rsidRPr="0004447C">
          <w:t>« DON_CACHE_SVR » fournit un espace de stockage pour les caches des services web cartographiques fournis par « WS_CARTO_SVR ».</w:t>
        </w:r>
      </w:ins>
    </w:p>
    <w:p w14:paraId="3D54D6E3" w14:textId="77777777" w:rsidR="00453D66" w:rsidRPr="0004447C" w:rsidRDefault="00453D66" w:rsidP="00453D66">
      <w:pPr>
        <w:pStyle w:val="Corps"/>
        <w:numPr>
          <w:ilvl w:val="0"/>
          <w:numId w:val="20"/>
        </w:numPr>
        <w:rPr>
          <w:ins w:id="223" w:author="RANDRIAMAHARAVOMANANA, Tantely" w:date="2017-06-21T17:44:00Z"/>
        </w:rPr>
      </w:pPr>
      <w:ins w:id="224" w:author="RANDRIAMAHARAVOMANANA, Tantely" w:date="2017-06-21T17:44:00Z">
        <w:r w:rsidRPr="0004447C">
          <w:t>Services « DON_DOC_SVR »</w:t>
        </w:r>
      </w:ins>
    </w:p>
    <w:p w14:paraId="7AC484EC" w14:textId="77777777" w:rsidR="00453D66" w:rsidRPr="0004447C" w:rsidRDefault="00453D66" w:rsidP="00453D66">
      <w:pPr>
        <w:pStyle w:val="Corps"/>
        <w:rPr>
          <w:ins w:id="225" w:author="RANDRIAMAHARAVOMANANA, Tantely" w:date="2017-06-21T17:44:00Z"/>
        </w:rPr>
      </w:pPr>
      <w:ins w:id="226" w:author="RANDRIAMAHARAVOMANANA, Tantely" w:date="2017-06-21T17:44:00Z">
        <w:r w:rsidRPr="0004447C">
          <w:t>« DON_DOC_SVR » fournit un espace de stockage pour les documents produits.</w:t>
        </w:r>
      </w:ins>
    </w:p>
    <w:p w14:paraId="602C565B" w14:textId="77777777" w:rsidR="00453D66" w:rsidRPr="0004447C" w:rsidRDefault="00453D66" w:rsidP="00453D66">
      <w:pPr>
        <w:pStyle w:val="Corps"/>
        <w:numPr>
          <w:ilvl w:val="0"/>
          <w:numId w:val="20"/>
        </w:numPr>
        <w:rPr>
          <w:ins w:id="227" w:author="RANDRIAMAHARAVOMANANA, Tantely" w:date="2017-06-21T17:44:00Z"/>
        </w:rPr>
      </w:pPr>
      <w:ins w:id="228" w:author="RANDRIAMAHARAVOMANANA, Tantely" w:date="2017-06-21T17:44:00Z">
        <w:r>
          <w:t xml:space="preserve">Services </w:t>
        </w:r>
        <w:r w:rsidRPr="0004447C">
          <w:t>« DON_WORK_LCL »</w:t>
        </w:r>
      </w:ins>
    </w:p>
    <w:p w14:paraId="1FF9CE62" w14:textId="77777777" w:rsidR="00453D66" w:rsidRPr="0004447C" w:rsidRDefault="00453D66" w:rsidP="00453D66">
      <w:pPr>
        <w:pStyle w:val="Corps"/>
        <w:rPr>
          <w:ins w:id="229" w:author="RANDRIAMAHARAVOMANANA, Tantely" w:date="2017-06-21T17:44:00Z"/>
        </w:rPr>
      </w:pPr>
      <w:ins w:id="230" w:author="RANDRIAMAHARAVOMANANA, Tantely" w:date="2017-06-21T17:44:00Z">
        <w:r>
          <w:t>« DON_WORK_LCL</w:t>
        </w:r>
        <w:r w:rsidRPr="0004447C">
          <w:t> » fournit un espace de stockage pour les traitements nécessitant la création de fichiers temporaires.</w:t>
        </w:r>
      </w:ins>
    </w:p>
    <w:p w14:paraId="4D6F399A" w14:textId="77777777" w:rsidR="00453D66" w:rsidRPr="0004447C" w:rsidRDefault="00453D66" w:rsidP="00453D66">
      <w:pPr>
        <w:pStyle w:val="Corps"/>
        <w:rPr>
          <w:ins w:id="231" w:author="RANDRIAMAHARAVOMANANA, Tantely" w:date="2017-06-21T17:44:00Z"/>
        </w:rPr>
      </w:pPr>
    </w:p>
    <w:p w14:paraId="3F01A508" w14:textId="77777777" w:rsidR="00453D66" w:rsidRDefault="00453D66" w:rsidP="00453D66">
      <w:pPr>
        <w:pStyle w:val="Titre44"/>
        <w:rPr>
          <w:ins w:id="232" w:author="RANDRIAMAHARAVOMANANA, Tantely" w:date="2017-06-21T17:44:00Z"/>
        </w:rPr>
      </w:pPr>
      <w:ins w:id="233" w:author="RANDRIAMAHARAVOMANANA, Tantely" w:date="2017-06-21T17:44:00Z">
        <w:r>
          <w:lastRenderedPageBreak/>
          <w:t>Sous-système « SERVICE »</w:t>
        </w:r>
      </w:ins>
    </w:p>
    <w:p w14:paraId="3D2506D0" w14:textId="77777777" w:rsidR="00453D66" w:rsidRDefault="00453D66" w:rsidP="00453D66">
      <w:pPr>
        <w:pStyle w:val="Corps"/>
        <w:rPr>
          <w:ins w:id="234" w:author="RANDRIAMAHARAVOMANANA, Tantely" w:date="2017-06-21T17:44:00Z"/>
        </w:rPr>
      </w:pPr>
      <w:ins w:id="235" w:author="RANDRIAMAHARAVOMANANA, Tantely" w:date="2017-06-21T17:44:00Z">
        <w:r>
          <w:t>Le sous-système « SERVICE » constitue le cœur de l’application SERT. Il fournit les principales fonctionnalités métier sous forme de services web.</w:t>
        </w:r>
      </w:ins>
    </w:p>
    <w:p w14:paraId="50832A69" w14:textId="77777777" w:rsidR="00453D66" w:rsidRPr="004062D0" w:rsidRDefault="00453D66" w:rsidP="00453D66">
      <w:pPr>
        <w:pStyle w:val="Corps"/>
        <w:numPr>
          <w:ilvl w:val="0"/>
          <w:numId w:val="28"/>
        </w:numPr>
        <w:rPr>
          <w:ins w:id="236" w:author="RANDRIAMAHARAVOMANANA, Tantely" w:date="2017-06-21T17:44:00Z"/>
        </w:rPr>
      </w:pPr>
      <w:ins w:id="237" w:author="RANDRIAMAHARAVOMANANA, Tantely" w:date="2017-06-21T17:44:00Z">
        <w:r>
          <w:t>Service « SECURITY »</w:t>
        </w:r>
      </w:ins>
    </w:p>
    <w:p w14:paraId="52FED79C" w14:textId="77777777" w:rsidR="00453D66" w:rsidRDefault="00453D66" w:rsidP="00453D66">
      <w:pPr>
        <w:pStyle w:val="Corps"/>
        <w:rPr>
          <w:ins w:id="238" w:author="RANDRIAMAHARAVOMANANA, Tantely" w:date="2017-06-21T17:44:00Z"/>
        </w:rPr>
      </w:pPr>
      <w:ins w:id="239" w:author="RANDRIAMAHARAVOMANANA, Tantely" w:date="2017-06-21T17:44:00Z">
        <w:r>
          <w:t>Le service « SECURITY » remplit plusieurs rôles :</w:t>
        </w:r>
      </w:ins>
    </w:p>
    <w:p w14:paraId="15A250DE" w14:textId="77777777" w:rsidR="00453D66" w:rsidRDefault="00453D66" w:rsidP="00453D66">
      <w:pPr>
        <w:pStyle w:val="Corps"/>
        <w:numPr>
          <w:ilvl w:val="0"/>
          <w:numId w:val="12"/>
        </w:numPr>
        <w:rPr>
          <w:ins w:id="240" w:author="RANDRIAMAHARAVOMANANA, Tantely" w:date="2017-06-21T17:44:00Z"/>
        </w:rPr>
      </w:pPr>
      <w:ins w:id="241" w:author="RANDRIAMAHARAVOMANANA, Tantely" w:date="2017-06-21T17:44:00Z">
        <w:r>
          <w:t>Il vérifie qu’un utilisateur peut accéder à l’application.</w:t>
        </w:r>
      </w:ins>
    </w:p>
    <w:p w14:paraId="0F051C48" w14:textId="77777777" w:rsidR="00453D66" w:rsidRDefault="00453D66" w:rsidP="00453D66">
      <w:pPr>
        <w:pStyle w:val="Corps"/>
        <w:numPr>
          <w:ilvl w:val="0"/>
          <w:numId w:val="12"/>
        </w:numPr>
        <w:rPr>
          <w:ins w:id="242" w:author="RANDRIAMAHARAVOMANANA, Tantely" w:date="2017-06-21T17:44:00Z"/>
        </w:rPr>
      </w:pPr>
      <w:ins w:id="243" w:author="RANDRIAMAHARAVOMANANA, Tantely" w:date="2017-06-21T17:44:00Z">
        <w:r>
          <w:t>Si un utilisateur peut accéder à l’application, il fournit son rôle.</w:t>
        </w:r>
      </w:ins>
    </w:p>
    <w:p w14:paraId="521AC282" w14:textId="77777777" w:rsidR="00453D66" w:rsidRDefault="00453D66" w:rsidP="00453D66">
      <w:pPr>
        <w:pStyle w:val="Corps"/>
        <w:numPr>
          <w:ilvl w:val="0"/>
          <w:numId w:val="12"/>
        </w:numPr>
        <w:rPr>
          <w:ins w:id="244" w:author="RANDRIAMAHARAVOMANANA, Tantely" w:date="2017-06-21T17:44:00Z"/>
        </w:rPr>
      </w:pPr>
      <w:ins w:id="245" w:author="RANDRIAMAHARAVOMANANA, Tantely" w:date="2017-06-21T17:44:00Z">
        <w:r>
          <w:t>A chaque requête, il s’assure que l’utilisateur est bien habilité à l’exécuter et il trace l’action de l’utilisateur.</w:t>
        </w:r>
      </w:ins>
    </w:p>
    <w:p w14:paraId="67A4D296" w14:textId="77777777" w:rsidR="00453D66" w:rsidRDefault="00453D66" w:rsidP="00453D66">
      <w:pPr>
        <w:pStyle w:val="Corps"/>
        <w:rPr>
          <w:ins w:id="246" w:author="RANDRIAMAHARAVOMANANA, Tantely" w:date="2017-06-21T17:44:00Z"/>
        </w:rPr>
      </w:pPr>
      <w:ins w:id="247" w:author="RANDRIAMAHARAVOMANANA, Tantely" w:date="2017-06-21T17:44:00Z">
        <w:r>
          <w:t>L’accès à tous les services du sous-système (WS_CARTO_SVR, WS_CALCUL_SVR, WS_EXTRACT et WS_GED) est contrôlé par ce service.</w:t>
        </w:r>
      </w:ins>
    </w:p>
    <w:p w14:paraId="392FAAC5" w14:textId="77777777" w:rsidR="00453D66" w:rsidRDefault="00453D66" w:rsidP="00453D66">
      <w:pPr>
        <w:pStyle w:val="Corps"/>
        <w:rPr>
          <w:ins w:id="248" w:author="RANDRIAMAHARAVOMANANA, Tantely" w:date="2017-06-21T17:44:00Z"/>
        </w:rPr>
      </w:pPr>
      <w:ins w:id="249" w:author="RANDRIAMAHARAVOMANANA, Tantely" w:date="2017-06-21T17:44:00Z">
        <w:r>
          <w:t>Ce service est basé sur un système de token :</w:t>
        </w:r>
      </w:ins>
    </w:p>
    <w:p w14:paraId="74B71F14" w14:textId="77777777" w:rsidR="00453D66" w:rsidRDefault="00453D66" w:rsidP="00453D66">
      <w:pPr>
        <w:pStyle w:val="Corps"/>
        <w:numPr>
          <w:ilvl w:val="0"/>
          <w:numId w:val="12"/>
        </w:numPr>
        <w:rPr>
          <w:ins w:id="250" w:author="RANDRIAMAHARAVOMANANA, Tantely" w:date="2017-06-21T17:44:00Z"/>
        </w:rPr>
      </w:pPr>
      <w:ins w:id="251" w:author="RANDRIAMAHARAVOMANANA, Tantely" w:date="2017-06-21T17:44:00Z">
        <w:r>
          <w:t>Si l’authentification réussit, le système retourne un token. Un token ou jeton, est une chaîne alphanumérique unique, associé à l’utilisateur et permettant donc de l’identifier.</w:t>
        </w:r>
      </w:ins>
    </w:p>
    <w:p w14:paraId="30304877" w14:textId="77777777" w:rsidR="00453D66" w:rsidRDefault="00453D66" w:rsidP="00453D66">
      <w:pPr>
        <w:pStyle w:val="Corps"/>
        <w:numPr>
          <w:ilvl w:val="0"/>
          <w:numId w:val="12"/>
        </w:numPr>
        <w:rPr>
          <w:ins w:id="252" w:author="RANDRIAMAHARAVOMANANA, Tantely" w:date="2017-06-21T17:44:00Z"/>
        </w:rPr>
      </w:pPr>
      <w:ins w:id="253" w:author="RANDRIAMAHARAVOMANANA, Tantely" w:date="2017-06-21T17:44:00Z">
        <w:r>
          <w:t>Ensuite, le token doit être intégré à chaque requête. Si une requête est passée sans token, elle échoue. Le token à une durée de validité limitée et paramétrable</w:t>
        </w:r>
      </w:ins>
    </w:p>
    <w:p w14:paraId="4758BCFF" w14:textId="77777777" w:rsidR="00453D66" w:rsidRDefault="00453D66" w:rsidP="00453D66">
      <w:pPr>
        <w:pStyle w:val="Corps"/>
        <w:numPr>
          <w:ilvl w:val="0"/>
          <w:numId w:val="12"/>
        </w:numPr>
        <w:rPr>
          <w:ins w:id="254" w:author="RANDRIAMAHARAVOMANANA, Tantely" w:date="2017-06-21T17:44:00Z"/>
        </w:rPr>
      </w:pPr>
      <w:ins w:id="255" w:author="RANDRIAMAHARAVOMANANA, Tantely" w:date="2017-06-21T17:44:00Z">
        <w:r>
          <w:t>Seule la requête d’authentification doit être sécurisée via HTTPS, les autres requêtes peuvent être faites sur HTTP.</w:t>
        </w:r>
      </w:ins>
    </w:p>
    <w:p w14:paraId="32574C38" w14:textId="77777777" w:rsidR="00453D66" w:rsidRDefault="00453D66" w:rsidP="00453D66">
      <w:pPr>
        <w:pStyle w:val="Corps"/>
        <w:numPr>
          <w:ilvl w:val="0"/>
          <w:numId w:val="12"/>
        </w:numPr>
        <w:rPr>
          <w:ins w:id="256" w:author="RANDRIAMAHARAVOMANANA, Tantely" w:date="2017-06-21T17:44:00Z"/>
        </w:rPr>
      </w:pPr>
      <w:ins w:id="257" w:author="RANDRIAMAHARAVOMANANA, Tantely" w:date="2017-06-21T17:44:00Z">
        <w:r>
          <w:t>Le token est associé à l’IP de l’utilisateur. Si une requête est émise avec ce token depuis une IP différente, elle échoue.</w:t>
        </w:r>
      </w:ins>
    </w:p>
    <w:p w14:paraId="5A13C20E" w14:textId="77777777" w:rsidR="00453D66" w:rsidRDefault="00453D66" w:rsidP="00453D66">
      <w:pPr>
        <w:pStyle w:val="Corps"/>
        <w:numPr>
          <w:ilvl w:val="0"/>
          <w:numId w:val="29"/>
        </w:numPr>
        <w:rPr>
          <w:ins w:id="258" w:author="RANDRIAMAHARAVOMANANA, Tantely" w:date="2017-06-21T17:44:00Z"/>
        </w:rPr>
      </w:pPr>
      <w:ins w:id="259" w:author="RANDRIAMAHARAVOMANANA, Tantely" w:date="2017-06-21T17:44:00Z">
        <w:r>
          <w:t>Service « WS_CARTO_SVR »</w:t>
        </w:r>
      </w:ins>
    </w:p>
    <w:p w14:paraId="43087864" w14:textId="77777777" w:rsidR="00453D66" w:rsidRDefault="00453D66" w:rsidP="00453D66">
      <w:pPr>
        <w:pStyle w:val="Corps"/>
        <w:rPr>
          <w:ins w:id="260" w:author="RANDRIAMAHARAVOMANANA, Tantely" w:date="2017-06-21T17:44:00Z"/>
        </w:rPr>
      </w:pPr>
      <w:ins w:id="261" w:author="RANDRIAMAHARAVOMANANA, Tantely" w:date="2017-06-21T17:44:00Z">
        <w:r>
          <w:t>Le service « WS_CARTO_SVR » diffuse les données géographiques sous forme de services web cartographiques. Le mode d’accès à ces services web est l’API REST d’ESRI ou le WMS. Le protocole utilisé est donc HTTP.</w:t>
        </w:r>
      </w:ins>
    </w:p>
    <w:p w14:paraId="36FF5DFC" w14:textId="77777777" w:rsidR="00453D66" w:rsidRDefault="00453D66" w:rsidP="00453D66">
      <w:pPr>
        <w:pStyle w:val="Corps"/>
        <w:rPr>
          <w:ins w:id="262" w:author="RANDRIAMAHARAVOMANANA, Tantely" w:date="2017-06-21T17:44:00Z"/>
        </w:rPr>
      </w:pPr>
    </w:p>
    <w:p w14:paraId="7DC55539" w14:textId="77777777" w:rsidR="00453D66" w:rsidRDefault="00453D66" w:rsidP="00453D66">
      <w:pPr>
        <w:pStyle w:val="Corps"/>
        <w:numPr>
          <w:ilvl w:val="0"/>
          <w:numId w:val="29"/>
        </w:numPr>
        <w:rPr>
          <w:ins w:id="263" w:author="RANDRIAMAHARAVOMANANA, Tantely" w:date="2017-06-21T17:44:00Z"/>
        </w:rPr>
      </w:pPr>
      <w:ins w:id="264" w:author="RANDRIAMAHARAVOMANANA, Tantely" w:date="2017-06-21T17:44:00Z">
        <w:r>
          <w:lastRenderedPageBreak/>
          <w:t>Service « WS_CALCUL_SVR »</w:t>
        </w:r>
      </w:ins>
    </w:p>
    <w:p w14:paraId="16637341" w14:textId="77777777" w:rsidR="00453D66" w:rsidRDefault="00453D66" w:rsidP="00453D66">
      <w:pPr>
        <w:pStyle w:val="Corps"/>
        <w:rPr>
          <w:ins w:id="265" w:author="RANDRIAMAHARAVOMANANA, Tantely" w:date="2017-06-21T17:44:00Z"/>
        </w:rPr>
      </w:pPr>
      <w:ins w:id="266" w:author="RANDRIAMAHARAVOMANANA, Tantely" w:date="2017-06-21T17:44:00Z">
        <w:r>
          <w:t>Le service « WS_CALCUL_SVR » propose les fonctionnalités métier de SERT sous forme de services web. Les fonctionnalités identifiées sont :</w:t>
        </w:r>
      </w:ins>
    </w:p>
    <w:p w14:paraId="00494EB9" w14:textId="77777777" w:rsidR="00453D66" w:rsidRDefault="00453D66" w:rsidP="00453D66">
      <w:pPr>
        <w:pStyle w:val="Corps"/>
        <w:numPr>
          <w:ilvl w:val="0"/>
          <w:numId w:val="12"/>
        </w:numPr>
        <w:rPr>
          <w:ins w:id="267" w:author="RANDRIAMAHARAVOMANANA, Tantely" w:date="2017-06-21T17:44:00Z"/>
        </w:rPr>
      </w:pPr>
      <w:ins w:id="268" w:author="RANDRIAMAHARAVOMANANA, Tantely" w:date="2017-06-21T17:44:00Z">
        <w:r>
          <w:t>Charger un gabarit</w:t>
        </w:r>
      </w:ins>
    </w:p>
    <w:p w14:paraId="175DB4F9" w14:textId="77777777" w:rsidR="00453D66" w:rsidRDefault="00453D66" w:rsidP="00453D66">
      <w:pPr>
        <w:pStyle w:val="Corps"/>
        <w:numPr>
          <w:ilvl w:val="0"/>
          <w:numId w:val="12"/>
        </w:numPr>
        <w:rPr>
          <w:ins w:id="269" w:author="RANDRIAMAHARAVOMANANA, Tantely" w:date="2017-06-21T17:44:00Z"/>
        </w:rPr>
      </w:pPr>
      <w:ins w:id="270" w:author="RANDRIAMAHARAVOMANANA, Tantely" w:date="2017-06-21T17:44:00Z">
        <w:r>
          <w:t>Calcul d’une zone dangereuse théorique</w:t>
        </w:r>
      </w:ins>
    </w:p>
    <w:p w14:paraId="00F47CEB" w14:textId="77777777" w:rsidR="00453D66" w:rsidRDefault="00453D66" w:rsidP="00453D66">
      <w:pPr>
        <w:pStyle w:val="Corps"/>
        <w:numPr>
          <w:ilvl w:val="0"/>
          <w:numId w:val="12"/>
        </w:numPr>
        <w:rPr>
          <w:ins w:id="271" w:author="RANDRIAMAHARAVOMANANA, Tantely" w:date="2017-06-21T17:44:00Z"/>
        </w:rPr>
      </w:pPr>
      <w:ins w:id="272" w:author="RANDRIAMAHARAVOMANANA, Tantely" w:date="2017-06-21T17:44:00Z">
        <w:r>
          <w:t>Calcul de simultanéité</w:t>
        </w:r>
      </w:ins>
    </w:p>
    <w:p w14:paraId="3E68F7A7" w14:textId="77777777" w:rsidR="00453D66" w:rsidRDefault="00453D66" w:rsidP="00453D66">
      <w:pPr>
        <w:pStyle w:val="Corps"/>
        <w:rPr>
          <w:ins w:id="273" w:author="RANDRIAMAHARAVOMANANA, Tantely" w:date="2017-06-21T17:44:00Z"/>
        </w:rPr>
      </w:pPr>
      <w:ins w:id="274" w:author="RANDRIAMAHARAVOMANANA, Tantely" w:date="2017-06-21T17:44:00Z">
        <w:r>
          <w:t>Le mode d’accès à ces services web est l’API REST d’ESRI ou le WPS. Le protocole utilisé est donc HTTP.</w:t>
        </w:r>
      </w:ins>
    </w:p>
    <w:p w14:paraId="5BF19B1D" w14:textId="77777777" w:rsidR="00453D66" w:rsidRDefault="00453D66" w:rsidP="00453D66">
      <w:pPr>
        <w:pStyle w:val="Corps"/>
        <w:numPr>
          <w:ilvl w:val="0"/>
          <w:numId w:val="29"/>
        </w:numPr>
        <w:rPr>
          <w:ins w:id="275" w:author="RANDRIAMAHARAVOMANANA, Tantely" w:date="2017-06-21T17:44:00Z"/>
        </w:rPr>
      </w:pPr>
      <w:ins w:id="276" w:author="RANDRIAMAHARAVOMANANA, Tantely" w:date="2017-06-21T17:44:00Z">
        <w:r>
          <w:t>Service « WS_GED_SVR »</w:t>
        </w:r>
      </w:ins>
    </w:p>
    <w:p w14:paraId="5ED8900F" w14:textId="77777777" w:rsidR="00453D66" w:rsidRDefault="00453D66" w:rsidP="00453D66">
      <w:pPr>
        <w:pStyle w:val="Corps"/>
        <w:rPr>
          <w:ins w:id="277" w:author="RANDRIAMAHARAVOMANANA, Tantely" w:date="2017-06-21T17:44:00Z"/>
        </w:rPr>
      </w:pPr>
      <w:ins w:id="278" w:author="RANDRIAMAHARAVOMANANA, Tantely" w:date="2017-06-21T17:44:00Z">
        <w:r>
          <w:t>Le service « WS_GED_SVR » fournit, sous forme de service web, les fonctionnalités nécessaires à la gestion des documents issus de SERT.</w:t>
        </w:r>
      </w:ins>
    </w:p>
    <w:p w14:paraId="351B7833" w14:textId="77777777" w:rsidR="00453D66" w:rsidRDefault="00453D66" w:rsidP="00453D66">
      <w:pPr>
        <w:pStyle w:val="Corps"/>
        <w:numPr>
          <w:ilvl w:val="0"/>
          <w:numId w:val="29"/>
        </w:numPr>
        <w:rPr>
          <w:ins w:id="279" w:author="RANDRIAMAHARAVOMANANA, Tantely" w:date="2017-06-21T17:44:00Z"/>
        </w:rPr>
      </w:pPr>
      <w:ins w:id="280" w:author="RANDRIAMAHARAVOMANANA, Tantely" w:date="2017-06-21T17:44:00Z">
        <w:r>
          <w:t>Service « WS_DEPLOY »</w:t>
        </w:r>
      </w:ins>
    </w:p>
    <w:p w14:paraId="79DF13D1" w14:textId="77777777" w:rsidR="00453D66" w:rsidRDefault="00453D66" w:rsidP="00453D66">
      <w:pPr>
        <w:pStyle w:val="Corps"/>
        <w:rPr>
          <w:ins w:id="281" w:author="RANDRIAMAHARAVOMANANA, Tantely" w:date="2017-06-21T17:44:00Z"/>
        </w:rPr>
      </w:pPr>
      <w:ins w:id="282" w:author="RANDRIAMAHARAVOMANANA, Tantely" w:date="2017-06-21T17:44:00Z">
        <w:r>
          <w:t>Le service « WS_DEPLOY » permet d’installer / mettre à jour l’application cliente.</w:t>
        </w:r>
      </w:ins>
    </w:p>
    <w:p w14:paraId="7E082A37" w14:textId="77777777" w:rsidR="00453D66" w:rsidRDefault="00453D66" w:rsidP="00453D66">
      <w:pPr>
        <w:pStyle w:val="Corps"/>
        <w:numPr>
          <w:ilvl w:val="0"/>
          <w:numId w:val="29"/>
        </w:numPr>
        <w:rPr>
          <w:ins w:id="283" w:author="RANDRIAMAHARAVOMANANA, Tantely" w:date="2017-06-21T17:44:00Z"/>
        </w:rPr>
      </w:pPr>
      <w:ins w:id="284" w:author="RANDRIAMAHARAVOMANANA, Tantely" w:date="2017-06-21T17:44:00Z">
        <w:r>
          <w:t>Service « WS_ADMIN »</w:t>
        </w:r>
      </w:ins>
    </w:p>
    <w:p w14:paraId="1A487266" w14:textId="77777777" w:rsidR="00453D66" w:rsidRDefault="00453D66" w:rsidP="00453D66">
      <w:pPr>
        <w:pStyle w:val="Corps"/>
        <w:rPr>
          <w:ins w:id="285" w:author="RANDRIAMAHARAVOMANANA, Tantely" w:date="2017-06-21T17:44:00Z"/>
        </w:rPr>
      </w:pPr>
      <w:ins w:id="286" w:author="RANDRIAMAHARAVOMANANA, Tantely" w:date="2017-06-21T17:44:00Z">
        <w:r>
          <w:t>Le service « WS_ADMIN » permet à l’administrateur de :</w:t>
        </w:r>
      </w:ins>
    </w:p>
    <w:p w14:paraId="6859749D" w14:textId="77777777" w:rsidR="00453D66" w:rsidRDefault="00453D66" w:rsidP="00453D66">
      <w:pPr>
        <w:pStyle w:val="Corps"/>
        <w:numPr>
          <w:ilvl w:val="0"/>
          <w:numId w:val="12"/>
        </w:numPr>
        <w:ind w:left="1418"/>
        <w:rPr>
          <w:ins w:id="287" w:author="RANDRIAMAHARAVOMANANA, Tantely" w:date="2017-06-21T17:44:00Z"/>
        </w:rPr>
      </w:pPr>
      <w:ins w:id="288" w:author="RANDRIAMAHARAVOMANANA, Tantely" w:date="2017-06-21T17:44:00Z">
        <w:r>
          <w:t>Saisir les paramètres de l’application</w:t>
        </w:r>
      </w:ins>
    </w:p>
    <w:p w14:paraId="4ADBA8C4" w14:textId="77777777" w:rsidR="00453D66" w:rsidRDefault="00453D66" w:rsidP="00453D66">
      <w:pPr>
        <w:pStyle w:val="Corps"/>
        <w:numPr>
          <w:ilvl w:val="0"/>
          <w:numId w:val="12"/>
        </w:numPr>
        <w:ind w:left="1418"/>
        <w:rPr>
          <w:ins w:id="289" w:author="RANDRIAMAHARAVOMANANA, Tantely" w:date="2017-06-21T17:44:00Z"/>
        </w:rPr>
      </w:pPr>
      <w:ins w:id="290" w:author="RANDRIAMAHARAVOMANANA, Tantely" w:date="2017-06-21T17:44:00Z">
        <w:r>
          <w:t>Gérer les utilisateurs</w:t>
        </w:r>
      </w:ins>
    </w:p>
    <w:p w14:paraId="67E63919" w14:textId="77777777" w:rsidR="00453D66" w:rsidRPr="00657DF1" w:rsidRDefault="00453D66" w:rsidP="00453D66">
      <w:pPr>
        <w:pStyle w:val="Corps"/>
        <w:numPr>
          <w:ilvl w:val="0"/>
          <w:numId w:val="12"/>
        </w:numPr>
        <w:ind w:left="1418"/>
        <w:rPr>
          <w:ins w:id="291" w:author="RANDRIAMAHARAVOMANANA, Tantely" w:date="2017-06-21T17:44:00Z"/>
        </w:rPr>
      </w:pPr>
      <w:ins w:id="292" w:author="RANDRIAMAHARAVOMANANA, Tantely" w:date="2017-06-21T17:44:00Z">
        <w:r>
          <w:t>Récupérer les statistiques</w:t>
        </w:r>
      </w:ins>
    </w:p>
    <w:p w14:paraId="06296261" w14:textId="77777777" w:rsidR="00453D66" w:rsidRPr="008C586D" w:rsidRDefault="00453D66" w:rsidP="00453D66">
      <w:pPr>
        <w:pStyle w:val="Titre44"/>
        <w:rPr>
          <w:ins w:id="293" w:author="RANDRIAMAHARAVOMANANA, Tantely" w:date="2017-06-21T17:44:00Z"/>
        </w:rPr>
      </w:pPr>
      <w:ins w:id="294" w:author="RANDRIAMAHARAVOMANANA, Tantely" w:date="2017-06-21T17:44:00Z">
        <w:r>
          <w:t xml:space="preserve"> </w:t>
        </w:r>
        <w:r w:rsidRPr="008C586D">
          <w:t>Sous-système « Client »</w:t>
        </w:r>
      </w:ins>
    </w:p>
    <w:p w14:paraId="7CAFE519" w14:textId="77777777" w:rsidR="00453D66" w:rsidRPr="008C586D" w:rsidRDefault="00453D66" w:rsidP="00453D66">
      <w:pPr>
        <w:pStyle w:val="Corps"/>
        <w:numPr>
          <w:ilvl w:val="0"/>
          <w:numId w:val="29"/>
        </w:numPr>
        <w:rPr>
          <w:ins w:id="295" w:author="RANDRIAMAHARAVOMANANA, Tantely" w:date="2017-06-21T17:44:00Z"/>
        </w:rPr>
      </w:pPr>
      <w:ins w:id="296" w:author="RANDRIAMAHARAVOMANANA, Tantely" w:date="2017-06-21T17:44:00Z">
        <w:r w:rsidRPr="008C586D">
          <w:t>Service « IHM »</w:t>
        </w:r>
      </w:ins>
    </w:p>
    <w:p w14:paraId="02F4E353" w14:textId="77777777" w:rsidR="00453D66" w:rsidRDefault="00453D66" w:rsidP="00453D66">
      <w:pPr>
        <w:pStyle w:val="Corps"/>
        <w:rPr>
          <w:ins w:id="297" w:author="RANDRIAMAHARAVOMANANA, Tantely" w:date="2017-06-21T17:44:00Z"/>
        </w:rPr>
      </w:pPr>
      <w:ins w:id="298" w:author="RANDRIAMAHARAVOMANANA, Tantely" w:date="2017-06-21T17:44:00Z">
        <w:r w:rsidRPr="008C586D">
          <w:t>Le service « IHM » fournit le frontal pour l’utilisateur. L’accès à l’application est contr</w:t>
        </w:r>
        <w:r>
          <w:t>ôlé par un login / mot de passe</w:t>
        </w:r>
        <w:r w:rsidRPr="008C586D">
          <w:t>.</w:t>
        </w:r>
      </w:ins>
    </w:p>
    <w:p w14:paraId="07C1A8B8" w14:textId="77777777" w:rsidR="00453D66" w:rsidRDefault="00453D66" w:rsidP="00453D66">
      <w:pPr>
        <w:pStyle w:val="Corps"/>
        <w:rPr>
          <w:ins w:id="299" w:author="RANDRIAMAHARAVOMANANA, Tantely" w:date="2017-06-21T17:44:00Z"/>
        </w:rPr>
      </w:pPr>
    </w:p>
    <w:p w14:paraId="2B724BDA" w14:textId="77777777" w:rsidR="00453D66" w:rsidRDefault="00453D66" w:rsidP="00453D66">
      <w:pPr>
        <w:pStyle w:val="Titre44"/>
        <w:rPr>
          <w:ins w:id="300" w:author="RANDRIAMAHARAVOMANANA, Tantely" w:date="2017-06-21T17:44:00Z"/>
        </w:rPr>
      </w:pPr>
      <w:ins w:id="301" w:author="RANDRIAMAHARAVOMANANA, Tantely" w:date="2017-06-21T17:44:00Z">
        <w:r>
          <w:lastRenderedPageBreak/>
          <w:t xml:space="preserve"> Sous-système « Admin »</w:t>
        </w:r>
      </w:ins>
    </w:p>
    <w:p w14:paraId="5AD4ACB9" w14:textId="77777777" w:rsidR="00453D66" w:rsidRDefault="00453D66" w:rsidP="00453D66">
      <w:pPr>
        <w:pStyle w:val="Corps"/>
        <w:rPr>
          <w:ins w:id="302" w:author="RANDRIAMAHARAVOMANANA, Tantely" w:date="2017-06-21T17:44:00Z"/>
        </w:rPr>
      </w:pPr>
      <w:ins w:id="303" w:author="RANDRIAMAHARAVOMANANA, Tantely" w:date="2017-06-21T17:44:00Z">
        <w:r>
          <w:t>Le sous-système « ADMIN » fournit les outils nécessaires à l’administration de la plateforme. Il offre donc les services suivants :</w:t>
        </w:r>
      </w:ins>
    </w:p>
    <w:p w14:paraId="2BF30B30" w14:textId="77777777" w:rsidR="00453D66" w:rsidRDefault="00453D66" w:rsidP="00453D66">
      <w:pPr>
        <w:pStyle w:val="Corps"/>
        <w:numPr>
          <w:ilvl w:val="0"/>
          <w:numId w:val="12"/>
        </w:numPr>
        <w:rPr>
          <w:ins w:id="304" w:author="RANDRIAMAHARAVOMANANA, Tantely" w:date="2017-06-21T17:44:00Z"/>
        </w:rPr>
      </w:pPr>
      <w:ins w:id="305" w:author="RANDRIAMAHARAVOMANANA, Tantely" w:date="2017-06-21T17:44:00Z">
        <w:r>
          <w:t>Gestion des utilisateurs</w:t>
        </w:r>
      </w:ins>
    </w:p>
    <w:p w14:paraId="260107A8" w14:textId="77777777" w:rsidR="00453D66" w:rsidRDefault="00453D66" w:rsidP="00453D66">
      <w:pPr>
        <w:pStyle w:val="Corps"/>
        <w:numPr>
          <w:ilvl w:val="0"/>
          <w:numId w:val="12"/>
        </w:numPr>
        <w:rPr>
          <w:ins w:id="306" w:author="RANDRIAMAHARAVOMANANA, Tantely" w:date="2017-06-21T17:44:00Z"/>
        </w:rPr>
      </w:pPr>
      <w:ins w:id="307" w:author="RANDRIAMAHARAVOMANANA, Tantely" w:date="2017-06-21T17:44:00Z">
        <w:r>
          <w:t>Gestion des données (géoréférencement des rasters, etc …)</w:t>
        </w:r>
      </w:ins>
    </w:p>
    <w:p w14:paraId="108F7BFF" w14:textId="77777777" w:rsidR="00453D66" w:rsidRDefault="00453D66" w:rsidP="00453D66">
      <w:pPr>
        <w:pStyle w:val="Corps"/>
        <w:numPr>
          <w:ilvl w:val="0"/>
          <w:numId w:val="12"/>
        </w:numPr>
        <w:rPr>
          <w:ins w:id="308" w:author="RANDRIAMAHARAVOMANANA, Tantely" w:date="2017-06-21T17:44:00Z"/>
        </w:rPr>
      </w:pPr>
      <w:ins w:id="309" w:author="RANDRIAMAHARAVOMANANA, Tantely" w:date="2017-06-21T17:44:00Z">
        <w:r>
          <w:t>Gestion des services de carte</w:t>
        </w:r>
      </w:ins>
    </w:p>
    <w:p w14:paraId="6B948F72" w14:textId="77777777" w:rsidR="00453D66" w:rsidRDefault="00453D66" w:rsidP="00453D66">
      <w:pPr>
        <w:pStyle w:val="Corps"/>
        <w:numPr>
          <w:ilvl w:val="0"/>
          <w:numId w:val="12"/>
        </w:numPr>
        <w:rPr>
          <w:ins w:id="310" w:author="RANDRIAMAHARAVOMANANA, Tantely" w:date="2017-06-21T17:44:00Z"/>
        </w:rPr>
      </w:pPr>
      <w:ins w:id="311" w:author="RANDRIAMAHARAVOMANANA, Tantely" w:date="2017-06-21T17:44:00Z">
        <w:r>
          <w:t>Gestion du paramétrage</w:t>
        </w:r>
      </w:ins>
    </w:p>
    <w:p w14:paraId="3D4FEFE4" w14:textId="77777777" w:rsidR="00453D66" w:rsidRDefault="00453D66" w:rsidP="00453D66">
      <w:pPr>
        <w:pStyle w:val="Corps"/>
        <w:numPr>
          <w:ilvl w:val="0"/>
          <w:numId w:val="12"/>
        </w:numPr>
        <w:rPr>
          <w:ins w:id="312" w:author="RANDRIAMAHARAVOMANANA, Tantely" w:date="2017-06-21T17:44:00Z"/>
        </w:rPr>
      </w:pPr>
      <w:ins w:id="313" w:author="RANDRIAMAHARAVOMANANA, Tantely" w:date="2017-06-21T17:44:00Z">
        <w:r>
          <w:t>Consultation des statistiques d’utilisation.</w:t>
        </w:r>
      </w:ins>
    </w:p>
    <w:p w14:paraId="3EB2D1D3" w14:textId="77777777" w:rsidR="00453D66" w:rsidRDefault="00453D66" w:rsidP="00453D66">
      <w:pPr>
        <w:pStyle w:val="Corps"/>
        <w:numPr>
          <w:ilvl w:val="0"/>
          <w:numId w:val="12"/>
        </w:numPr>
        <w:rPr>
          <w:ins w:id="314" w:author="RANDRIAMAHARAVOMANANA, Tantely" w:date="2017-06-21T17:44:00Z"/>
        </w:rPr>
      </w:pPr>
      <w:ins w:id="315" w:author="RANDRIAMAHARAVOMANANA, Tantely" w:date="2017-06-21T17:44:00Z">
        <w:r>
          <w:t>Gestion des gabarits</w:t>
        </w:r>
      </w:ins>
    </w:p>
    <w:p w14:paraId="6D2856E1" w14:textId="77777777" w:rsidR="00453D66" w:rsidRPr="008C586D" w:rsidRDefault="00453D66" w:rsidP="00453D66">
      <w:pPr>
        <w:pStyle w:val="Corps"/>
        <w:rPr>
          <w:ins w:id="316" w:author="RANDRIAMAHARAVOMANANA, Tantely" w:date="2017-06-21T17:44:00Z"/>
        </w:rPr>
      </w:pPr>
    </w:p>
    <w:p w14:paraId="1CA98710" w14:textId="77777777" w:rsidR="00453D66" w:rsidRDefault="00453D66" w:rsidP="00453D66">
      <w:pPr>
        <w:pStyle w:val="Title3"/>
        <w:numPr>
          <w:ilvl w:val="2"/>
          <w:numId w:val="36"/>
        </w:numPr>
        <w:rPr>
          <w:ins w:id="317" w:author="RANDRIAMAHARAVOMANANA, Tantely" w:date="2017-06-21T17:44:00Z"/>
        </w:rPr>
      </w:pPr>
      <w:bookmarkStart w:id="318" w:name="_Toc485880944"/>
      <w:ins w:id="319" w:author="RANDRIAMAHARAVOMANANA, Tantely" w:date="2017-06-21T17:44:00Z">
        <w:r>
          <w:t>Modèle conceptuel de données</w:t>
        </w:r>
        <w:bookmarkEnd w:id="318"/>
      </w:ins>
    </w:p>
    <w:p w14:paraId="2EAF2497" w14:textId="77777777" w:rsidR="00453D66" w:rsidRDefault="00453D66" w:rsidP="00453D66">
      <w:pPr>
        <w:pStyle w:val="Corps"/>
        <w:rPr>
          <w:ins w:id="320" w:author="RANDRIAMAHARAVOMANANA, Tantely" w:date="2017-06-21T17:44:00Z"/>
        </w:rPr>
      </w:pPr>
      <w:ins w:id="321" w:author="RANDRIAMAHARAVOMANANA, Tantely" w:date="2017-06-21T17:44:00Z">
        <w:r>
          <w:t>Voici le modèle conceptuel de données de SERT :</w:t>
        </w:r>
      </w:ins>
    </w:p>
    <w:p w14:paraId="101B7C0A" w14:textId="77777777" w:rsidR="00453D66" w:rsidRDefault="00453D66" w:rsidP="00453D66">
      <w:pPr>
        <w:pStyle w:val="Corps"/>
        <w:rPr>
          <w:ins w:id="322" w:author="RANDRIAMAHARAVOMANANA, Tantely" w:date="2017-06-21T17:44:00Z"/>
        </w:rPr>
      </w:pPr>
    </w:p>
    <w:p w14:paraId="0972548B" w14:textId="77777777" w:rsidR="00453D66" w:rsidRDefault="00453D66" w:rsidP="00453D66">
      <w:pPr>
        <w:pStyle w:val="Corps"/>
        <w:rPr>
          <w:ins w:id="323" w:author="RANDRIAMAHARAVOMANANA, Tantely" w:date="2017-06-21T17:44:00Z"/>
        </w:rPr>
      </w:pPr>
    </w:p>
    <w:p w14:paraId="022201DC" w14:textId="77777777" w:rsidR="00453D66" w:rsidRDefault="00453D66" w:rsidP="00453D66">
      <w:pPr>
        <w:pStyle w:val="Corps"/>
        <w:rPr>
          <w:ins w:id="324" w:author="RANDRIAMAHARAVOMANANA, Tantely" w:date="2017-06-21T17:44:00Z"/>
        </w:rPr>
      </w:pPr>
    </w:p>
    <w:p w14:paraId="6DAE1296" w14:textId="77777777" w:rsidR="00453D66" w:rsidRDefault="00453D66" w:rsidP="00453D66">
      <w:pPr>
        <w:pStyle w:val="Corps"/>
        <w:rPr>
          <w:ins w:id="325" w:author="RANDRIAMAHARAVOMANANA, Tantely" w:date="2017-06-21T17:44:00Z"/>
        </w:rPr>
      </w:pPr>
    </w:p>
    <w:p w14:paraId="4A0BF124" w14:textId="77777777" w:rsidR="00453D66" w:rsidRDefault="00453D66" w:rsidP="00453D66">
      <w:pPr>
        <w:pStyle w:val="Corps"/>
        <w:rPr>
          <w:ins w:id="326" w:author="RANDRIAMAHARAVOMANANA, Tantely" w:date="2017-06-21T17:44:00Z"/>
        </w:rPr>
      </w:pPr>
    </w:p>
    <w:p w14:paraId="472ECB2B" w14:textId="77777777" w:rsidR="00453D66" w:rsidRDefault="00453D66" w:rsidP="00453D66">
      <w:pPr>
        <w:pStyle w:val="Corps"/>
        <w:rPr>
          <w:ins w:id="327" w:author="RANDRIAMAHARAVOMANANA, Tantely" w:date="2017-06-21T17:44:00Z"/>
        </w:rPr>
      </w:pPr>
    </w:p>
    <w:p w14:paraId="69350956" w14:textId="77777777" w:rsidR="00453D66" w:rsidRDefault="00453D66" w:rsidP="00453D66">
      <w:pPr>
        <w:pStyle w:val="Corps"/>
        <w:rPr>
          <w:ins w:id="328" w:author="RANDRIAMAHARAVOMANANA, Tantely" w:date="2017-06-21T17:44:00Z"/>
        </w:rPr>
      </w:pPr>
    </w:p>
    <w:p w14:paraId="32B4047B" w14:textId="77777777" w:rsidR="00453D66" w:rsidRDefault="00453D66" w:rsidP="00453D66">
      <w:pPr>
        <w:pStyle w:val="Corps"/>
        <w:rPr>
          <w:ins w:id="329" w:author="RANDRIAMAHARAVOMANANA, Tantely" w:date="2017-06-21T17:44:00Z"/>
        </w:rPr>
      </w:pPr>
    </w:p>
    <w:p w14:paraId="3F1CAD2A" w14:textId="77777777" w:rsidR="00453D66" w:rsidRDefault="00453D66" w:rsidP="00453D66">
      <w:pPr>
        <w:pStyle w:val="Corps"/>
        <w:rPr>
          <w:ins w:id="330" w:author="RANDRIAMAHARAVOMANANA, Tantely" w:date="2017-06-21T17:44:00Z"/>
        </w:rPr>
      </w:pPr>
    </w:p>
    <w:p w14:paraId="4A2BECDD" w14:textId="77777777" w:rsidR="00453D66" w:rsidRDefault="00453D66" w:rsidP="00453D66">
      <w:pPr>
        <w:pStyle w:val="Corps"/>
        <w:rPr>
          <w:ins w:id="331" w:author="RANDRIAMAHARAVOMANANA, Tantely" w:date="2017-06-21T17:44:00Z"/>
        </w:rPr>
        <w:sectPr w:rsidR="00453D66" w:rsidSect="00E009DD">
          <w:pgSz w:w="11906" w:h="16838"/>
          <w:pgMar w:top="1417" w:right="1417" w:bottom="1417" w:left="1417" w:header="708" w:footer="708" w:gutter="0"/>
          <w:cols w:space="708"/>
          <w:docGrid w:linePitch="360"/>
        </w:sectPr>
      </w:pPr>
    </w:p>
    <w:p w14:paraId="122AB480" w14:textId="77777777" w:rsidR="00453D66" w:rsidRDefault="00453D66" w:rsidP="00453D66">
      <w:pPr>
        <w:pStyle w:val="Corps"/>
        <w:keepNext/>
        <w:rPr>
          <w:ins w:id="332" w:author="RANDRIAMAHARAVOMANANA, Tantely" w:date="2017-06-21T17:44:00Z"/>
        </w:rPr>
      </w:pPr>
      <w:ins w:id="333" w:author="RANDRIAMAHARAVOMANANA, Tantely" w:date="2017-06-21T17:44:00Z">
        <w:r w:rsidRPr="008A192F">
          <w:rPr>
            <w:noProof/>
            <w:lang w:eastAsia="fr-FR"/>
          </w:rPr>
          <w:lastRenderedPageBreak/>
          <w:drawing>
            <wp:inline distT="0" distB="0" distL="0" distR="0" wp14:anchorId="4B97AB74" wp14:editId="1499513E">
              <wp:extent cx="9052076" cy="5775960"/>
              <wp:effectExtent l="0" t="0" r="0" b="0"/>
              <wp:docPr id="33" name="Image 33" descr="D:\PERSO\RAPPORT\sert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ERSO\RAPPORT\sertModel.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084840" cy="5796866"/>
                      </a:xfrm>
                      <a:prstGeom prst="rect">
                        <a:avLst/>
                      </a:prstGeom>
                      <a:noFill/>
                      <a:ln>
                        <a:noFill/>
                      </a:ln>
                    </pic:spPr>
                  </pic:pic>
                </a:graphicData>
              </a:graphic>
            </wp:inline>
          </w:drawing>
        </w:r>
      </w:ins>
    </w:p>
    <w:p w14:paraId="0B5B60A7" w14:textId="77777777" w:rsidR="00453D66" w:rsidRPr="00A32DA2" w:rsidRDefault="00453D66" w:rsidP="00453D66">
      <w:pPr>
        <w:pStyle w:val="Lgende"/>
        <w:jc w:val="center"/>
        <w:rPr>
          <w:ins w:id="334" w:author="RANDRIAMAHARAVOMANANA, Tantely" w:date="2017-06-21T17:44:00Z"/>
          <w:lang w:val="fr-FR"/>
        </w:rPr>
        <w:sectPr w:rsidR="00453D66" w:rsidRPr="00A32DA2" w:rsidSect="008A192F">
          <w:pgSz w:w="16838" w:h="11906" w:orient="landscape"/>
          <w:pgMar w:top="567" w:right="1417" w:bottom="1417" w:left="1417" w:header="708" w:footer="708" w:gutter="0"/>
          <w:cols w:space="708"/>
          <w:docGrid w:linePitch="360"/>
        </w:sectPr>
      </w:pPr>
      <w:ins w:id="335" w:author="RANDRIAMAHARAVOMANANA, Tantely" w:date="2017-06-21T17:44:00Z">
        <w:r w:rsidRPr="00A32DA2">
          <w:rPr>
            <w:lang w:val="fr-FR"/>
          </w:rPr>
          <w:t xml:space="preserve">Figure </w:t>
        </w:r>
        <w:r>
          <w:fldChar w:fldCharType="begin"/>
        </w:r>
        <w:r w:rsidRPr="00A32DA2">
          <w:rPr>
            <w:lang w:val="fr-FR"/>
          </w:rPr>
          <w:instrText xml:space="preserve"> SEQ Figure \* ARABIC </w:instrText>
        </w:r>
        <w:r>
          <w:fldChar w:fldCharType="separate"/>
        </w:r>
      </w:ins>
      <w:r w:rsidR="00686DDD">
        <w:rPr>
          <w:noProof/>
          <w:lang w:val="fr-FR"/>
        </w:rPr>
        <w:t>9</w:t>
      </w:r>
      <w:ins w:id="336" w:author="RANDRIAMAHARAVOMANANA, Tantely" w:date="2017-06-21T17:44:00Z">
        <w:r>
          <w:fldChar w:fldCharType="end"/>
        </w:r>
        <w:r w:rsidRPr="00A32DA2">
          <w:rPr>
            <w:lang w:val="fr-FR"/>
          </w:rPr>
          <w:t xml:space="preserve"> Modèle conceptuel de données</w:t>
        </w:r>
      </w:ins>
    </w:p>
    <w:p w14:paraId="15ED1A06" w14:textId="77777777" w:rsidR="00453D66" w:rsidRDefault="00453D66" w:rsidP="00453D66">
      <w:pPr>
        <w:pStyle w:val="Title3"/>
        <w:rPr>
          <w:ins w:id="337" w:author="RANDRIAMAHARAVOMANANA, Tantely" w:date="2017-06-21T17:44:00Z"/>
        </w:rPr>
      </w:pPr>
      <w:bookmarkStart w:id="338" w:name="_Toc485880945"/>
      <w:ins w:id="339" w:author="RANDRIAMAHARAVOMANANA, Tantely" w:date="2017-06-21T17:44:00Z">
        <w:r w:rsidRPr="005A65AB">
          <w:lastRenderedPageBreak/>
          <w:t>Structure des codes</w:t>
        </w:r>
        <w:r>
          <w:t xml:space="preserve"> sources</w:t>
        </w:r>
        <w:r w:rsidRPr="005A65AB">
          <w:t xml:space="preserve"> de l’application</w:t>
        </w:r>
        <w:bookmarkEnd w:id="338"/>
      </w:ins>
    </w:p>
    <w:p w14:paraId="440C1240" w14:textId="77777777" w:rsidR="00453D66" w:rsidRPr="00E73E0D" w:rsidRDefault="00453D66" w:rsidP="00453D66">
      <w:pPr>
        <w:pStyle w:val="Corps"/>
        <w:rPr>
          <w:ins w:id="340" w:author="RANDRIAMAHARAVOMANANA, Tantely" w:date="2017-06-21T17:44:00Z"/>
        </w:rPr>
      </w:pPr>
      <w:ins w:id="341" w:author="RANDRIAMAHARAVOMANANA, Tantely" w:date="2017-06-21T17:44:00Z">
        <w:r w:rsidRPr="00E73E0D">
          <w:t xml:space="preserve">Les services et/ou sous-systèmes définis dans l’architecture logique de SERT sont développés et implémentés physiquement dans des projets sous forme de composant. Les tâches de développement qui me sont affectées dans mes missions concernaient que quelques services de SERT. J’ai travaillé surtout sur trois projets : le projet « SERT_IHM », le projet « SERT_WEB » et le projet « GenerateDocs ». </w:t>
        </w:r>
      </w:ins>
    </w:p>
    <w:p w14:paraId="1E24F253" w14:textId="7EBE1487" w:rsidR="00453D66" w:rsidRPr="00F1065F" w:rsidRDefault="00453D66" w:rsidP="00453D66">
      <w:pPr>
        <w:pStyle w:val="Corps"/>
        <w:numPr>
          <w:ilvl w:val="0"/>
          <w:numId w:val="31"/>
        </w:numPr>
        <w:rPr>
          <w:ins w:id="342" w:author="RANDRIAMAHARAVOMANANA, Tantely" w:date="2017-06-21T17:44:00Z"/>
        </w:rPr>
      </w:pPr>
      <w:ins w:id="343" w:author="RANDRIAMAHARAVOMANANA, Tantely" w:date="2017-06-21T17:44:00Z">
        <w:r w:rsidRPr="00F1065F">
          <w:t>Projet « SERT_IHM »</w:t>
        </w:r>
        <w:r>
          <w:t xml:space="preserve"> : Le projet SERT_IHM implémente les sous-systèmes « Client » et « Admin ». La totalité de l’interface graphique de SERT est développée dans ce projet. C’est un projet Java géré avec Apache Maven. </w:t>
        </w:r>
      </w:ins>
    </w:p>
    <w:p w14:paraId="0A712229" w14:textId="3C38C78D" w:rsidR="00453D66" w:rsidRDefault="00FA1489" w:rsidP="00453D66">
      <w:pPr>
        <w:pStyle w:val="Corps"/>
        <w:numPr>
          <w:ilvl w:val="0"/>
          <w:numId w:val="31"/>
        </w:numPr>
        <w:rPr>
          <w:ins w:id="344" w:author="RANDRIAMAHARAVOMANANA, Tantely" w:date="2017-06-21T17:44:00Z"/>
        </w:rPr>
      </w:pPr>
      <w:r w:rsidRPr="002D629E">
        <w:t>Projet «</w:t>
      </w:r>
      <w:ins w:id="345" w:author="RANDRIAMAHARAVOMANANA, Tantely" w:date="2017-06-21T17:44:00Z">
        <w:r w:rsidR="00453D66" w:rsidRPr="002D629E">
          <w:t> SE</w:t>
        </w:r>
        <w:r w:rsidR="00453D66">
          <w:t>R</w:t>
        </w:r>
        <w:r w:rsidR="00453D66" w:rsidRPr="002D629E">
          <w:t>T_Web »</w:t>
        </w:r>
        <w:r w:rsidR="00453D66">
          <w:t> : Ce projet implémente une partie du service « SECURITY ». Le but de ce projet est de sécurisé l’accès aux web services des autre composants. C’est un projet Java web géré avec Apache Maven.</w:t>
        </w:r>
      </w:ins>
    </w:p>
    <w:p w14:paraId="313847BA" w14:textId="6C046503" w:rsidR="00453D66" w:rsidRDefault="00453D66" w:rsidP="00453D66">
      <w:pPr>
        <w:pStyle w:val="Corps"/>
        <w:numPr>
          <w:ilvl w:val="0"/>
          <w:numId w:val="31"/>
        </w:numPr>
        <w:rPr>
          <w:ins w:id="346" w:author="RANDRIAMAHARAVOMANANA, Tantely" w:date="2017-06-21T17:44:00Z"/>
        </w:rPr>
      </w:pPr>
      <w:ins w:id="347" w:author="RANDRIAMAHARAVOMANANA, Tantely" w:date="2017-06-21T17:44:00Z">
        <w:r w:rsidRPr="002D629E">
          <w:t>Projet « GenerateDocs »</w:t>
        </w:r>
        <w:r>
          <w:t xml:space="preserve"> : Ce projet implémente le service </w:t>
        </w:r>
        <w:r w:rsidRPr="00967EB2">
          <w:t>« WS_GED_SVR »</w:t>
        </w:r>
        <w:r>
          <w:t>. Ce service regroupe les fonctionnalités nécessaires à la gestion des documents issus de SERT.</w:t>
        </w:r>
      </w:ins>
      <w:r w:rsidR="00FA1489">
        <w:t xml:space="preserve"> </w:t>
      </w:r>
      <w:r w:rsidR="00550832">
        <w:t>Ce projet comporte aussi des éléments transverses aux deux autres projets.</w:t>
      </w:r>
    </w:p>
    <w:p w14:paraId="6D16B281" w14:textId="00D7F127" w:rsidR="000A0085" w:rsidRPr="009156BD" w:rsidRDefault="0034100D" w:rsidP="00821A42">
      <w:pPr>
        <w:pStyle w:val="Titre44"/>
      </w:pPr>
      <w:r>
        <w:t xml:space="preserve"> </w:t>
      </w:r>
      <w:r w:rsidR="00F87F27" w:rsidRPr="009156BD">
        <w:t xml:space="preserve">Les </w:t>
      </w:r>
      <w:r w:rsidR="0021456E" w:rsidRPr="009156BD">
        <w:t xml:space="preserve">versions </w:t>
      </w:r>
      <w:del w:id="348" w:author="DESNOYERS, Xavier" w:date="2017-06-21T14:51:00Z">
        <w:r w:rsidR="00363FB3" w:rsidRPr="009156BD" w:rsidDel="00043E52">
          <w:delText xml:space="preserve">utilisées </w:delText>
        </w:r>
      </w:del>
      <w:r w:rsidR="0021456E" w:rsidRPr="009156BD">
        <w:t>actuelles des composant</w:t>
      </w:r>
      <w:r w:rsidR="00363FB3" w:rsidRPr="009156BD">
        <w:t>s</w:t>
      </w:r>
      <w:ins w:id="349" w:author="DESNOYERS, Xavier" w:date="2017-06-21T14:51:00Z">
        <w:r w:rsidR="00043E52">
          <w:t xml:space="preserve"> </w:t>
        </w:r>
        <w:r w:rsidR="00043E52" w:rsidRPr="009156BD">
          <w:t>utilisées</w:t>
        </w:r>
      </w:ins>
    </w:p>
    <w:p w14:paraId="1ACADF4C" w14:textId="77777777" w:rsidR="009156BD" w:rsidRDefault="00E4061C" w:rsidP="002045E3">
      <w:pPr>
        <w:pStyle w:val="Corps"/>
      </w:pPr>
      <w:r>
        <w:t>L’</w:t>
      </w:r>
      <w:r w:rsidR="00E124D5">
        <w:t xml:space="preserve">application SERT a été </w:t>
      </w:r>
      <w:r>
        <w:t xml:space="preserve">créée </w:t>
      </w:r>
      <w:r w:rsidR="00E124D5">
        <w:t>en 2013. Depuis</w:t>
      </w:r>
      <w:r w:rsidR="00B56EB8">
        <w:t>, de nombreuses évolu</w:t>
      </w:r>
      <w:r>
        <w:t xml:space="preserve">tions ont été </w:t>
      </w:r>
      <w:r w:rsidR="00DF565F">
        <w:t>apportées</w:t>
      </w:r>
      <w:r>
        <w:t xml:space="preserve"> sur elle</w:t>
      </w:r>
      <w:r w:rsidR="00B56EB8">
        <w:t>.</w:t>
      </w:r>
      <w:r w:rsidR="007347EA">
        <w:t xml:space="preserve"> Ces évolutions </w:t>
      </w:r>
      <w:r w:rsidR="00B54594">
        <w:t>consistaient</w:t>
      </w:r>
      <w:r w:rsidR="00BA7DC3">
        <w:t xml:space="preserve"> </w:t>
      </w:r>
      <w:r w:rsidR="00B54594">
        <w:t xml:space="preserve">à réaliser </w:t>
      </w:r>
      <w:r w:rsidR="007347EA">
        <w:t>de nouvelles fonctionnalités</w:t>
      </w:r>
      <w:r w:rsidR="00444CBF">
        <w:t xml:space="preserve"> </w:t>
      </w:r>
      <w:r w:rsidR="007347EA">
        <w:t xml:space="preserve">et aussi </w:t>
      </w:r>
      <w:r w:rsidR="00444CBF">
        <w:t>à</w:t>
      </w:r>
      <w:r w:rsidR="00B54594">
        <w:t xml:space="preserve"> garder à</w:t>
      </w:r>
      <w:r w:rsidR="00444CBF">
        <w:t xml:space="preserve"> jour </w:t>
      </w:r>
      <w:r w:rsidR="001B4C05">
        <w:t>les composants de l’</w:t>
      </w:r>
      <w:r w:rsidR="009156BD">
        <w:t>application. SERT est actuellement</w:t>
      </w:r>
      <w:r w:rsidR="002C0639">
        <w:t xml:space="preserve"> à la version 1.1.</w:t>
      </w:r>
      <w:ins w:id="350" w:author="DESNOYERS, Xavier" w:date="2017-06-21T14:52:00Z">
        <w:r w:rsidR="00043E52">
          <w:t>7</w:t>
        </w:r>
      </w:ins>
      <w:del w:id="351" w:author="DESNOYERS, Xavier" w:date="2017-06-21T14:52:00Z">
        <w:r w:rsidR="002C0639" w:rsidDel="00043E52">
          <w:delText>6</w:delText>
        </w:r>
      </w:del>
      <w:r w:rsidR="002C0639">
        <w:t>.</w:t>
      </w:r>
    </w:p>
    <w:p w14:paraId="73E537C1" w14:textId="6E466DB9" w:rsidR="00300518" w:rsidRDefault="00620B7E" w:rsidP="002045E3">
      <w:pPr>
        <w:pStyle w:val="Corps"/>
      </w:pPr>
      <w:r>
        <w:t>L</w:t>
      </w:r>
      <w:r w:rsidR="00EB1EF8">
        <w:t>a plu</w:t>
      </w:r>
      <w:del w:id="352" w:author="DESNOYERS, Xavier" w:date="2017-06-21T14:52:00Z">
        <w:r w:rsidR="00EB1EF8" w:rsidDel="00043E52">
          <w:delText xml:space="preserve"> </w:delText>
        </w:r>
      </w:del>
      <w:r w:rsidR="00EB1EF8">
        <w:t>part</w:t>
      </w:r>
      <w:r w:rsidR="00BE3BB7">
        <w:t xml:space="preserve"> des</w:t>
      </w:r>
      <w:r w:rsidR="002C0639">
        <w:t xml:space="preserve"> </w:t>
      </w:r>
      <w:r w:rsidR="007A635A">
        <w:t>composants</w:t>
      </w:r>
      <w:r w:rsidR="00EB1EF8">
        <w:t xml:space="preserve"> de SERT tournent sur du</w:t>
      </w:r>
      <w:r>
        <w:t xml:space="preserve"> </w:t>
      </w:r>
      <w:r w:rsidR="00C82746">
        <w:t>Java</w:t>
      </w:r>
      <w:r w:rsidR="00746F99">
        <w:t xml:space="preserve">. </w:t>
      </w:r>
      <w:r w:rsidR="00981581">
        <w:t xml:space="preserve">Par exemple, le composant « IHM », qui est l’interface utilisateur, est développé avec du Swing. </w:t>
      </w:r>
      <w:r w:rsidR="00C82746">
        <w:t>La version de Java utilisée actuellement par SERT est la version 7.</w:t>
      </w:r>
      <w:r w:rsidR="001D7F48">
        <w:t xml:space="preserve"> </w:t>
      </w:r>
      <w:r w:rsidR="008A2F0C">
        <w:t xml:space="preserve">L’utilisation de Swing peux poser des problèmes dans les futures évolutions et mises à jour de SERT. En effet, Swing </w:t>
      </w:r>
      <w:r w:rsidR="00C0569A">
        <w:t xml:space="preserve">n’est plus la bibliothèque graphique officielle dans les récentes versions de Java. Dans Java8, Swing est obsolète et est </w:t>
      </w:r>
      <w:r w:rsidR="00F76389">
        <w:t>remplacé par JavaFX</w:t>
      </w:r>
      <w:r w:rsidR="00C0569A">
        <w:t xml:space="preserve">. </w:t>
      </w:r>
      <w:commentRangeStart w:id="353"/>
      <w:r w:rsidR="00C0569A">
        <w:t xml:space="preserve">Aussi, </w:t>
      </w:r>
      <w:r w:rsidR="00A10548">
        <w:t xml:space="preserve">la future version 100.0.0 d’ArcGIS Runtime Java SDK </w:t>
      </w:r>
      <w:r w:rsidR="00F76389">
        <w:t>ne pourra être implémentée qu’avec du JavaFX</w:t>
      </w:r>
      <w:commentRangeEnd w:id="353"/>
      <w:r w:rsidR="00043E52">
        <w:rPr>
          <w:rStyle w:val="Marquedecommentaire"/>
          <w:rFonts w:asciiTheme="minorHAnsi" w:hAnsiTheme="minorHAnsi"/>
          <w:lang w:eastAsia="en-US"/>
        </w:rPr>
        <w:commentReference w:id="353"/>
      </w:r>
      <w:r w:rsidR="00F76389">
        <w:t xml:space="preserve">. </w:t>
      </w:r>
      <w:r w:rsidR="00330E7E">
        <w:t xml:space="preserve">Actuellement, SERT utilise </w:t>
      </w:r>
      <w:ins w:id="354" w:author="RANDRIAMAHARAVOMANANA, Tantely" w:date="2017-06-21T17:25:00Z">
        <w:r w:rsidR="002934F1">
          <w:t xml:space="preserve">l’API </w:t>
        </w:r>
      </w:ins>
      <w:commentRangeStart w:id="355"/>
      <w:del w:id="356" w:author="RANDRIAMAHARAVOMANANA, Tantely" w:date="2017-06-21T17:25:00Z">
        <w:r w:rsidR="00330E7E" w:rsidDel="002934F1">
          <w:delText>d’</w:delText>
        </w:r>
      </w:del>
      <w:r w:rsidR="00330E7E">
        <w:t xml:space="preserve">ArcGIS </w:t>
      </w:r>
      <w:commentRangeEnd w:id="355"/>
      <w:r w:rsidR="00043E52">
        <w:rPr>
          <w:rStyle w:val="Marquedecommentaire"/>
          <w:rFonts w:asciiTheme="minorHAnsi" w:hAnsiTheme="minorHAnsi"/>
          <w:lang w:eastAsia="en-US"/>
        </w:rPr>
        <w:commentReference w:id="355"/>
      </w:r>
      <w:r w:rsidR="00330E7E">
        <w:t>Runtime Java SDK 10.2.4.</w:t>
      </w:r>
    </w:p>
    <w:p w14:paraId="0140050D" w14:textId="2FE96B6C" w:rsidR="00453D66" w:rsidDel="00453D66" w:rsidRDefault="00453D66" w:rsidP="00453D66">
      <w:pPr>
        <w:pStyle w:val="Title2"/>
        <w:numPr>
          <w:ilvl w:val="0"/>
          <w:numId w:val="0"/>
        </w:numPr>
        <w:ind w:left="744" w:firstLine="107"/>
        <w:rPr>
          <w:del w:id="357" w:author="RANDRIAMAHARAVOMANANA, Tantely" w:date="2017-06-21T17:45:00Z"/>
          <w:moveTo w:id="358" w:author="RANDRIAMAHARAVOMANANA, Tantely" w:date="2017-06-21T17:43:00Z"/>
          <w:rFonts w:eastAsia="Times New Roman"/>
        </w:rPr>
        <w:pPrChange w:id="359" w:author="RANDRIAMAHARAVOMANANA, Tantely" w:date="2017-06-21T17:45:00Z">
          <w:pPr>
            <w:pStyle w:val="Title2"/>
          </w:pPr>
        </w:pPrChange>
      </w:pPr>
      <w:moveToRangeStart w:id="360" w:author="RANDRIAMAHARAVOMANANA, Tantely" w:date="2017-06-21T17:43:00Z" w:name="move485830332"/>
      <w:moveTo w:id="361" w:author="RANDRIAMAHARAVOMANANA, Tantely" w:date="2017-06-21T17:43:00Z">
        <w:del w:id="362" w:author="RANDRIAMAHARAVOMANANA, Tantely" w:date="2017-06-21T17:45:00Z">
          <w:r w:rsidDel="00453D66">
            <w:rPr>
              <w:rFonts w:eastAsia="Times New Roman"/>
            </w:rPr>
            <w:lastRenderedPageBreak/>
            <w:delText>Appréhension du projet SERT</w:delText>
          </w:r>
          <w:bookmarkStart w:id="363" w:name="_Toc485880946"/>
          <w:bookmarkEnd w:id="363"/>
        </w:del>
      </w:moveTo>
    </w:p>
    <w:p w14:paraId="100E776D" w14:textId="58E448CD" w:rsidR="00453D66" w:rsidDel="00453D66" w:rsidRDefault="00453D66" w:rsidP="00453D66">
      <w:pPr>
        <w:pStyle w:val="Title3"/>
        <w:rPr>
          <w:del w:id="364" w:author="RANDRIAMAHARAVOMANANA, Tantely" w:date="2017-06-21T17:44:00Z"/>
          <w:moveTo w:id="365" w:author="RANDRIAMAHARAVOMANANA, Tantely" w:date="2017-06-21T17:43:00Z"/>
          <w:rFonts w:eastAsia="Times New Roman"/>
        </w:rPr>
      </w:pPr>
      <w:moveTo w:id="366" w:author="RANDRIAMAHARAVOMANANA, Tantely" w:date="2017-06-21T17:43:00Z">
        <w:del w:id="367" w:author="RANDRIAMAHARAVOMANANA, Tantely" w:date="2017-06-21T17:44:00Z">
          <w:r w:rsidDel="00453D66">
            <w:rPr>
              <w:rFonts w:eastAsia="Times New Roman"/>
            </w:rPr>
            <w:delText>Aspects fonctionnels de SERT</w:delText>
          </w:r>
          <w:bookmarkStart w:id="368" w:name="_Toc485880947"/>
          <w:bookmarkEnd w:id="368"/>
        </w:del>
      </w:moveTo>
    </w:p>
    <w:p w14:paraId="160850D1" w14:textId="4804298A" w:rsidR="00453D66" w:rsidDel="00453D66" w:rsidRDefault="00453D66" w:rsidP="00453D66">
      <w:pPr>
        <w:pStyle w:val="Corps"/>
        <w:rPr>
          <w:del w:id="369" w:author="RANDRIAMAHARAVOMANANA, Tantely" w:date="2017-06-21T17:44:00Z"/>
          <w:moveTo w:id="370" w:author="RANDRIAMAHARAVOMANANA, Tantely" w:date="2017-06-21T17:43:00Z"/>
        </w:rPr>
      </w:pPr>
      <w:moveTo w:id="371" w:author="RANDRIAMAHARAVOMANANA, Tantely" w:date="2017-06-21T17:43:00Z">
        <w:del w:id="372" w:author="RANDRIAMAHARAVOMANANA, Tantely" w:date="2017-06-21T17:44:00Z">
          <w:r w:rsidDel="00453D66">
            <w:delText>L’appréhension de l’aspect fonctionnel de SERT n’était pas une mission évidente puisque l’application présente des fonctionnalités compliquées. Les documentations sur le projet m’ont beaucoup aidé dans cette partie. En effet, quelques documents ont été disponibles pour SERT comme les manuels d’utilisation, les documents de conception et les pages wiki. Les tests et les manipulations directes de l’application sur un environnement de test m’ont aussi aidé à voir comment les comportements de SERT. Voici quelques cas d’utilisation de SERT :</w:delText>
          </w:r>
          <w:bookmarkStart w:id="373" w:name="_Toc485880948"/>
          <w:bookmarkEnd w:id="373"/>
        </w:del>
      </w:moveTo>
    </w:p>
    <w:p w14:paraId="58111417" w14:textId="26AB2A58" w:rsidR="00453D66" w:rsidDel="00453D66" w:rsidRDefault="00453D66" w:rsidP="00453D66">
      <w:pPr>
        <w:pStyle w:val="Corps"/>
        <w:keepNext/>
        <w:ind w:left="-426"/>
        <w:rPr>
          <w:del w:id="374" w:author="RANDRIAMAHARAVOMANANA, Tantely" w:date="2017-06-21T17:44:00Z"/>
          <w:moveTo w:id="375" w:author="RANDRIAMAHARAVOMANANA, Tantely" w:date="2017-06-21T17:43:00Z"/>
        </w:rPr>
      </w:pPr>
      <w:moveTo w:id="376" w:author="RANDRIAMAHARAVOMANANA, Tantely" w:date="2017-06-21T17:43:00Z">
        <w:del w:id="377" w:author="RANDRIAMAHARAVOMANANA, Tantely" w:date="2017-06-21T17:44:00Z">
          <w:r w:rsidDel="00453D66">
            <w:rPr>
              <w:noProof/>
              <w:lang w:eastAsia="fr-FR"/>
            </w:rPr>
            <w:drawing>
              <wp:inline distT="0" distB="0" distL="0" distR="0" wp14:anchorId="74E9E6DA" wp14:editId="4C4A3833">
                <wp:extent cx="5881213" cy="3905250"/>
                <wp:effectExtent l="0" t="0" r="5715"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81943" cy="3905735"/>
                        </a:xfrm>
                        <a:prstGeom prst="rect">
                          <a:avLst/>
                        </a:prstGeom>
                      </pic:spPr>
                    </pic:pic>
                  </a:graphicData>
                </a:graphic>
              </wp:inline>
            </w:drawing>
          </w:r>
          <w:bookmarkStart w:id="378" w:name="_Toc485880949"/>
          <w:bookmarkEnd w:id="378"/>
        </w:del>
      </w:moveTo>
    </w:p>
    <w:p w14:paraId="223C945B" w14:textId="683B178F" w:rsidR="00453D66" w:rsidRPr="00A32DA2" w:rsidDel="00453D66" w:rsidRDefault="00453D66" w:rsidP="00453D66">
      <w:pPr>
        <w:pStyle w:val="Lgende"/>
        <w:jc w:val="center"/>
        <w:rPr>
          <w:del w:id="379" w:author="RANDRIAMAHARAVOMANANA, Tantely" w:date="2017-06-21T17:44:00Z"/>
          <w:moveTo w:id="380" w:author="RANDRIAMAHARAVOMANANA, Tantely" w:date="2017-06-21T17:43:00Z"/>
          <w:lang w:val="fr-FR"/>
        </w:rPr>
      </w:pPr>
      <w:moveTo w:id="381" w:author="RANDRIAMAHARAVOMANANA, Tantely" w:date="2017-06-21T17:43:00Z">
        <w:del w:id="382" w:author="RANDRIAMAHARAVOMANANA, Tantely" w:date="2017-06-21T17:44:00Z">
          <w:r w:rsidRPr="00A32DA2" w:rsidDel="00453D66">
            <w:rPr>
              <w:lang w:val="fr-FR"/>
            </w:rPr>
            <w:delText xml:space="preserve">Figure </w:delText>
          </w:r>
          <w:r w:rsidDel="00453D66">
            <w:fldChar w:fldCharType="begin"/>
          </w:r>
          <w:r w:rsidRPr="00A32DA2" w:rsidDel="00453D66">
            <w:rPr>
              <w:lang w:val="fr-FR"/>
            </w:rPr>
            <w:delInstrText xml:space="preserve"> SEQ Figure \* ARABIC </w:delInstrText>
          </w:r>
          <w:r w:rsidDel="00453D66">
            <w:fldChar w:fldCharType="separate"/>
          </w:r>
          <w:r w:rsidRPr="00A32DA2" w:rsidDel="00453D66">
            <w:rPr>
              <w:noProof/>
              <w:lang w:val="fr-FR"/>
            </w:rPr>
            <w:delText>6</w:delText>
          </w:r>
          <w:r w:rsidDel="00453D66">
            <w:fldChar w:fldCharType="end"/>
          </w:r>
          <w:r w:rsidRPr="00A32DA2" w:rsidDel="00453D66">
            <w:rPr>
              <w:lang w:val="fr-FR"/>
            </w:rPr>
            <w:delText xml:space="preserve"> Diagramme de cas d'utlilisation SERT 1.1.6</w:delText>
          </w:r>
          <w:bookmarkStart w:id="383" w:name="_Toc485880950"/>
          <w:bookmarkEnd w:id="383"/>
        </w:del>
      </w:moveTo>
    </w:p>
    <w:p w14:paraId="091428B3" w14:textId="3DC3704F" w:rsidR="00453D66" w:rsidDel="00453D66" w:rsidRDefault="00453D66" w:rsidP="00453D66">
      <w:pPr>
        <w:pStyle w:val="Corps"/>
        <w:numPr>
          <w:ilvl w:val="0"/>
          <w:numId w:val="10"/>
        </w:numPr>
        <w:rPr>
          <w:del w:id="384" w:author="RANDRIAMAHARAVOMANANA, Tantely" w:date="2017-06-21T17:44:00Z"/>
          <w:moveTo w:id="385" w:author="RANDRIAMAHARAVOMANANA, Tantely" w:date="2017-06-21T17:43:00Z"/>
        </w:rPr>
      </w:pPr>
      <w:moveTo w:id="386" w:author="RANDRIAMAHARAVOMANANA, Tantely" w:date="2017-06-21T17:43:00Z">
        <w:del w:id="387" w:author="RANDRIAMAHARAVOMANANA, Tantely" w:date="2017-06-21T17:44:00Z">
          <w:r w:rsidRPr="00BA1692" w:rsidDel="00453D66">
            <w:delText>CAS</w:delText>
          </w:r>
          <w:r w:rsidDel="00453D66">
            <w:delText xml:space="preserve"> D’UTILISATION « S’AUTHENTIFIER  » : Pour accéder à son tableau de bord les utilisateurs doivent s’authentifier.</w:delText>
          </w:r>
          <w:bookmarkStart w:id="388" w:name="_Toc485880951"/>
          <w:bookmarkEnd w:id="388"/>
        </w:del>
      </w:moveTo>
    </w:p>
    <w:p w14:paraId="656A12FF" w14:textId="6D27ED9C" w:rsidR="00453D66" w:rsidDel="00453D66" w:rsidRDefault="00453D66" w:rsidP="00453D66">
      <w:pPr>
        <w:pStyle w:val="Corps"/>
        <w:numPr>
          <w:ilvl w:val="0"/>
          <w:numId w:val="10"/>
        </w:numPr>
        <w:rPr>
          <w:del w:id="389" w:author="RANDRIAMAHARAVOMANANA, Tantely" w:date="2017-06-21T17:44:00Z"/>
          <w:moveTo w:id="390" w:author="RANDRIAMAHARAVOMANANA, Tantely" w:date="2017-06-21T17:43:00Z"/>
        </w:rPr>
      </w:pPr>
      <w:moveTo w:id="391" w:author="RANDRIAMAHARAVOMANANA, Tantely" w:date="2017-06-21T17:43:00Z">
        <w:del w:id="392" w:author="RANDRIAMAHARAVOMANANA, Tantely" w:date="2017-06-21T17:44:00Z">
          <w:r w:rsidRPr="00BA1692" w:rsidDel="00453D66">
            <w:delText>CAS</w:delText>
          </w:r>
          <w:r w:rsidDel="00453D66">
            <w:delText xml:space="preserve"> D’UTILISATION «</w:delText>
          </w:r>
          <w:r w:rsidRPr="00421DF8" w:rsidDel="00453D66">
            <w:delText>GERER LES GABARITS</w:delText>
          </w:r>
          <w:r w:rsidDel="00453D66">
            <w:delText xml:space="preserve">» : </w:delText>
          </w:r>
          <w:r w:rsidRPr="00421DF8" w:rsidDel="00453D66">
            <w:delText>L’administrateur consulte / modifie / ajoute / supprime des gabarits.</w:delText>
          </w:r>
          <w:bookmarkStart w:id="393" w:name="_Toc485880952"/>
          <w:bookmarkEnd w:id="393"/>
        </w:del>
      </w:moveTo>
    </w:p>
    <w:p w14:paraId="3167B4C7" w14:textId="6D02AB91" w:rsidR="00453D66" w:rsidDel="00453D66" w:rsidRDefault="00453D66" w:rsidP="00453D66">
      <w:pPr>
        <w:pStyle w:val="Corps"/>
        <w:numPr>
          <w:ilvl w:val="0"/>
          <w:numId w:val="10"/>
        </w:numPr>
        <w:rPr>
          <w:del w:id="394" w:author="RANDRIAMAHARAVOMANANA, Tantely" w:date="2017-06-21T17:44:00Z"/>
          <w:moveTo w:id="395" w:author="RANDRIAMAHARAVOMANANA, Tantely" w:date="2017-06-21T17:43:00Z"/>
        </w:rPr>
      </w:pPr>
      <w:moveTo w:id="396" w:author="RANDRIAMAHARAVOMANANA, Tantely" w:date="2017-06-21T17:43:00Z">
        <w:del w:id="397" w:author="RANDRIAMAHARAVOMANANA, Tantely" w:date="2017-06-21T17:44:00Z">
          <w:r w:rsidRPr="00BA1692" w:rsidDel="00453D66">
            <w:delText>CAS</w:delText>
          </w:r>
          <w:r w:rsidDel="00453D66">
            <w:delText xml:space="preserve"> D’UTILISATION «</w:delText>
          </w:r>
          <w:r w:rsidRPr="00D34B88" w:rsidDel="00453D66">
            <w:delText>GERER LES UTILISATEURS</w:delText>
          </w:r>
          <w:r w:rsidDel="00453D66">
            <w:delText xml:space="preserve">» : </w:delText>
          </w:r>
          <w:r w:rsidRPr="00D34B88" w:rsidDel="00453D66">
            <w:delText>L’administrateur peut affecter les utilisateurs à un profil de consultant, rédacteur ou administrateur. Par défaut le profil d’un utilisateur est celui de consultant.</w:delText>
          </w:r>
          <w:bookmarkStart w:id="398" w:name="_Toc485880953"/>
          <w:bookmarkEnd w:id="398"/>
        </w:del>
      </w:moveTo>
    </w:p>
    <w:p w14:paraId="728EFE99" w14:textId="21BFF0EF" w:rsidR="00453D66" w:rsidDel="00453D66" w:rsidRDefault="00453D66" w:rsidP="00453D66">
      <w:pPr>
        <w:pStyle w:val="Corps"/>
        <w:numPr>
          <w:ilvl w:val="0"/>
          <w:numId w:val="10"/>
        </w:numPr>
        <w:rPr>
          <w:del w:id="399" w:author="RANDRIAMAHARAVOMANANA, Tantely" w:date="2017-06-21T17:44:00Z"/>
          <w:moveTo w:id="400" w:author="RANDRIAMAHARAVOMANANA, Tantely" w:date="2017-06-21T17:43:00Z"/>
        </w:rPr>
      </w:pPr>
      <w:moveTo w:id="401" w:author="RANDRIAMAHARAVOMANANA, Tantely" w:date="2017-06-21T17:43:00Z">
        <w:del w:id="402" w:author="RANDRIAMAHARAVOMANANA, Tantely" w:date="2017-06-21T17:44:00Z">
          <w:r w:rsidRPr="00BA1692" w:rsidDel="00453D66">
            <w:delText>CAS</w:delText>
          </w:r>
          <w:r w:rsidDel="00453D66">
            <w:delText xml:space="preserve"> D’UTILISATION «</w:delText>
          </w:r>
          <w:r w:rsidRPr="0035028A" w:rsidDel="00453D66">
            <w:delText>GERER LE PARAMETRAGE</w:delText>
          </w:r>
          <w:r w:rsidDel="00453D66">
            <w:delText xml:space="preserve">» : </w:delText>
          </w:r>
          <w:r w:rsidRPr="003D0B66" w:rsidDel="00453D66">
            <w:delText xml:space="preserve">L’administrateur </w:delText>
          </w:r>
          <w:r w:rsidDel="00453D66">
            <w:delText>peut</w:delText>
          </w:r>
          <w:r w:rsidRPr="003D0B66" w:rsidDel="00453D66">
            <w:delText xml:space="preserve"> paramétrer un certain nombre de propriétés de l’application. </w:delText>
          </w:r>
          <w:bookmarkStart w:id="403" w:name="_Toc485880954"/>
          <w:bookmarkEnd w:id="403"/>
        </w:del>
      </w:moveTo>
    </w:p>
    <w:p w14:paraId="72CA1848" w14:textId="2439F6D5" w:rsidR="00453D66" w:rsidDel="00453D66" w:rsidRDefault="00453D66" w:rsidP="00453D66">
      <w:pPr>
        <w:pStyle w:val="Corps"/>
        <w:numPr>
          <w:ilvl w:val="0"/>
          <w:numId w:val="10"/>
        </w:numPr>
        <w:rPr>
          <w:del w:id="404" w:author="RANDRIAMAHARAVOMANANA, Tantely" w:date="2017-06-21T17:44:00Z"/>
          <w:moveTo w:id="405" w:author="RANDRIAMAHARAVOMANANA, Tantely" w:date="2017-06-21T17:43:00Z"/>
        </w:rPr>
      </w:pPr>
      <w:moveTo w:id="406" w:author="RANDRIAMAHARAVOMANANA, Tantely" w:date="2017-06-21T17:43:00Z">
        <w:del w:id="407" w:author="RANDRIAMAHARAVOMANANA, Tantely" w:date="2017-06-21T17:44:00Z">
          <w:r w:rsidRPr="00BA1692" w:rsidDel="00453D66">
            <w:delText>CAS</w:delText>
          </w:r>
          <w:r w:rsidDel="00453D66">
            <w:delText xml:space="preserve"> D’UTILISATION «</w:delText>
          </w:r>
          <w:r w:rsidRPr="00915865" w:rsidDel="00453D66">
            <w:delText>PRODUCTION RIE</w:delText>
          </w:r>
          <w:r w:rsidDel="00453D66">
            <w:delText xml:space="preserve">» : </w:delText>
          </w:r>
          <w:r w:rsidRPr="003D0B66" w:rsidDel="00453D66">
            <w:delText xml:space="preserve">L’administrateur </w:delText>
          </w:r>
          <w:r w:rsidDel="00453D66">
            <w:delText>et le rédacteur de régime peuvent créer un régime intérieur élémentaire.</w:delText>
          </w:r>
          <w:bookmarkStart w:id="408" w:name="_Toc485880955"/>
          <w:bookmarkEnd w:id="408"/>
        </w:del>
      </w:moveTo>
    </w:p>
    <w:p w14:paraId="4E128727" w14:textId="47520560" w:rsidR="00453D66" w:rsidDel="00453D66" w:rsidRDefault="00453D66" w:rsidP="00453D66">
      <w:pPr>
        <w:pStyle w:val="Corps"/>
        <w:numPr>
          <w:ilvl w:val="0"/>
          <w:numId w:val="10"/>
        </w:numPr>
        <w:rPr>
          <w:del w:id="409" w:author="RANDRIAMAHARAVOMANANA, Tantely" w:date="2017-06-21T17:44:00Z"/>
          <w:moveTo w:id="410" w:author="RANDRIAMAHARAVOMANANA, Tantely" w:date="2017-06-21T17:43:00Z"/>
        </w:rPr>
      </w:pPr>
      <w:moveTo w:id="411" w:author="RANDRIAMAHARAVOMANANA, Tantely" w:date="2017-06-21T17:43:00Z">
        <w:del w:id="412" w:author="RANDRIAMAHARAVOMANANA, Tantely" w:date="2017-06-21T17:44:00Z">
          <w:r w:rsidRPr="00BA1692" w:rsidDel="00453D66">
            <w:delText>CAS</w:delText>
          </w:r>
          <w:r w:rsidDel="00453D66">
            <w:delText xml:space="preserve"> D’UTILISATION «</w:delText>
          </w:r>
          <w:r w:rsidRPr="00915865" w:rsidDel="00453D66">
            <w:delText xml:space="preserve">PRODUCTION </w:delText>
          </w:r>
          <w:r w:rsidDel="00453D66">
            <w:delText xml:space="preserve">RIC» : </w:delText>
          </w:r>
          <w:r w:rsidRPr="007C7ACC" w:rsidDel="00453D66">
            <w:delText>L’objectif est de générer un régime intérieur commun</w:delText>
          </w:r>
          <w:r w:rsidDel="00453D66">
            <w:delText>.</w:delText>
          </w:r>
          <w:bookmarkStart w:id="413" w:name="_Toc485880956"/>
          <w:bookmarkEnd w:id="413"/>
        </w:del>
      </w:moveTo>
    </w:p>
    <w:p w14:paraId="37D7CCE5" w14:textId="19339FB6" w:rsidR="00453D66" w:rsidDel="00453D66" w:rsidRDefault="00453D66" w:rsidP="00453D66">
      <w:pPr>
        <w:pStyle w:val="Corps"/>
        <w:numPr>
          <w:ilvl w:val="0"/>
          <w:numId w:val="10"/>
        </w:numPr>
        <w:rPr>
          <w:del w:id="414" w:author="RANDRIAMAHARAVOMANANA, Tantely" w:date="2017-06-21T17:44:00Z"/>
          <w:moveTo w:id="415" w:author="RANDRIAMAHARAVOMANANA, Tantely" w:date="2017-06-21T17:43:00Z"/>
        </w:rPr>
      </w:pPr>
      <w:moveTo w:id="416" w:author="RANDRIAMAHARAVOMANANA, Tantely" w:date="2017-06-21T17:43:00Z">
        <w:del w:id="417" w:author="RANDRIAMAHARAVOMANANA, Tantely" w:date="2017-06-21T17:44:00Z">
          <w:r w:rsidRPr="00BA1692" w:rsidDel="00453D66">
            <w:delText>CAS</w:delText>
          </w:r>
          <w:r w:rsidDel="00453D66">
            <w:delText xml:space="preserve"> D’UTILISATION «</w:delText>
          </w:r>
          <w:r w:rsidRPr="00915865" w:rsidDel="00453D66">
            <w:delText xml:space="preserve">PRODUCTION </w:delText>
          </w:r>
          <w:r w:rsidDel="00453D66">
            <w:delText xml:space="preserve">RE» : </w:delText>
          </w:r>
          <w:r w:rsidRPr="00A220C8" w:rsidDel="00453D66">
            <w:delText>L’objectif est l’obtention d’un régime de tir extérieur.</w:delText>
          </w:r>
          <w:bookmarkStart w:id="418" w:name="_Toc485880957"/>
          <w:bookmarkEnd w:id="418"/>
        </w:del>
      </w:moveTo>
    </w:p>
    <w:p w14:paraId="6CDC2BFB" w14:textId="12FC57C0" w:rsidR="00453D66" w:rsidDel="00453D66" w:rsidRDefault="00453D66" w:rsidP="00453D66">
      <w:pPr>
        <w:pStyle w:val="Corps"/>
        <w:numPr>
          <w:ilvl w:val="0"/>
          <w:numId w:val="10"/>
        </w:numPr>
        <w:rPr>
          <w:del w:id="419" w:author="RANDRIAMAHARAVOMANANA, Tantely" w:date="2017-06-21T17:44:00Z"/>
          <w:moveTo w:id="420" w:author="RANDRIAMAHARAVOMANANA, Tantely" w:date="2017-06-21T17:43:00Z"/>
        </w:rPr>
      </w:pPr>
      <w:moveTo w:id="421" w:author="RANDRIAMAHARAVOMANANA, Tantely" w:date="2017-06-21T17:43:00Z">
        <w:del w:id="422" w:author="RANDRIAMAHARAVOMANANA, Tantely" w:date="2017-06-21T17:44:00Z">
          <w:r w:rsidRPr="00BA1692" w:rsidDel="00453D66">
            <w:delText>CAS</w:delText>
          </w:r>
          <w:r w:rsidDel="00453D66">
            <w:delText xml:space="preserve"> D’UTILISATION «</w:delText>
          </w:r>
          <w:r w:rsidRPr="00915865" w:rsidDel="00453D66">
            <w:delText xml:space="preserve">PRODUCTION </w:delText>
          </w:r>
          <w:r w:rsidDel="00453D66">
            <w:delText xml:space="preserve">D’ETUDE» : </w:delText>
          </w:r>
          <w:r w:rsidRPr="00E30DFF" w:rsidDel="00453D66">
            <w:delText>L'étude est une sollicitation ponctuelle qui ne rentre pas dans le cadre du projet pour laquelle le traitant doit pouvoir effectuer une simulation graphique et en sortir les résultats que l’on retrouve dans les autres régimes. L’étude pourra éventuellement être transformée en projet.</w:delText>
          </w:r>
          <w:bookmarkStart w:id="423" w:name="_Toc485880958"/>
          <w:bookmarkEnd w:id="423"/>
        </w:del>
      </w:moveTo>
    </w:p>
    <w:p w14:paraId="55901E44" w14:textId="024769A6" w:rsidR="00453D66" w:rsidDel="00453D66" w:rsidRDefault="00453D66" w:rsidP="00453D66">
      <w:pPr>
        <w:pStyle w:val="Corps"/>
        <w:numPr>
          <w:ilvl w:val="0"/>
          <w:numId w:val="10"/>
        </w:numPr>
        <w:rPr>
          <w:del w:id="424" w:author="RANDRIAMAHARAVOMANANA, Tantely" w:date="2017-06-21T17:44:00Z"/>
          <w:moveTo w:id="425" w:author="RANDRIAMAHARAVOMANANA, Tantely" w:date="2017-06-21T17:43:00Z"/>
        </w:rPr>
      </w:pPr>
      <w:moveTo w:id="426" w:author="RANDRIAMAHARAVOMANANA, Tantely" w:date="2017-06-21T17:43:00Z">
        <w:del w:id="427" w:author="RANDRIAMAHARAVOMANANA, Tantely" w:date="2017-06-21T17:44:00Z">
          <w:r w:rsidRPr="00BA1692" w:rsidDel="00453D66">
            <w:delText>CAS</w:delText>
          </w:r>
          <w:r w:rsidDel="00453D66">
            <w:delText xml:space="preserve"> D’UTILISATION «</w:delText>
          </w:r>
          <w:r w:rsidRPr="006E64B8" w:rsidDel="00453D66">
            <w:delText>MODIFIER LE STATUT</w:delText>
          </w:r>
          <w:r w:rsidDel="00453D66">
            <w:delText xml:space="preserve">» : </w:delText>
          </w:r>
          <w:r w:rsidRPr="00F10FD0" w:rsidDel="00453D66">
            <w:delText>La modification du statut permet d’indiquer à l’administrateur et aux autres rédacteurs l’état d’avancement d’un projet. Il permet également de joindre les documents réglementaires pour organiser la publication du régime.</w:delText>
          </w:r>
          <w:bookmarkStart w:id="428" w:name="_Toc485880959"/>
          <w:bookmarkEnd w:id="428"/>
        </w:del>
      </w:moveTo>
    </w:p>
    <w:p w14:paraId="14E5E7B4" w14:textId="7D56C7E2" w:rsidR="00453D66" w:rsidDel="00453D66" w:rsidRDefault="00453D66" w:rsidP="00453D66">
      <w:pPr>
        <w:pStyle w:val="Corps"/>
        <w:numPr>
          <w:ilvl w:val="0"/>
          <w:numId w:val="10"/>
        </w:numPr>
        <w:rPr>
          <w:del w:id="429" w:author="RANDRIAMAHARAVOMANANA, Tantely" w:date="2017-06-21T17:44:00Z"/>
          <w:moveTo w:id="430" w:author="RANDRIAMAHARAVOMANANA, Tantely" w:date="2017-06-21T17:43:00Z"/>
        </w:rPr>
      </w:pPr>
      <w:moveTo w:id="431" w:author="RANDRIAMAHARAVOMANANA, Tantely" w:date="2017-06-21T17:43:00Z">
        <w:del w:id="432" w:author="RANDRIAMAHARAVOMANANA, Tantely" w:date="2017-06-21T17:44:00Z">
          <w:r w:rsidRPr="00BA1692" w:rsidDel="00453D66">
            <w:delText>CAS</w:delText>
          </w:r>
          <w:r w:rsidDel="00453D66">
            <w:delText xml:space="preserve"> D’UTILISATION «SUPPRIMER DES PROJETS» : </w:delText>
          </w:r>
          <w:r w:rsidRPr="00F10FD0" w:rsidDel="00453D66">
            <w:delText>L’objectif du cas d’utilisation est de permettre de supprimer les projets inutilisés.</w:delText>
          </w:r>
          <w:bookmarkStart w:id="433" w:name="_Toc485880960"/>
          <w:bookmarkEnd w:id="433"/>
        </w:del>
      </w:moveTo>
    </w:p>
    <w:p w14:paraId="52F6A56D" w14:textId="34360D3B" w:rsidR="00453D66" w:rsidDel="00453D66" w:rsidRDefault="00453D66" w:rsidP="00453D66">
      <w:pPr>
        <w:pStyle w:val="Corps"/>
        <w:numPr>
          <w:ilvl w:val="0"/>
          <w:numId w:val="10"/>
        </w:numPr>
        <w:rPr>
          <w:del w:id="434" w:author="RANDRIAMAHARAVOMANANA, Tantely" w:date="2017-06-21T17:44:00Z"/>
          <w:moveTo w:id="435" w:author="RANDRIAMAHARAVOMANANA, Tantely" w:date="2017-06-21T17:43:00Z"/>
        </w:rPr>
      </w:pPr>
      <w:moveTo w:id="436" w:author="RANDRIAMAHARAVOMANANA, Tantely" w:date="2017-06-21T17:43:00Z">
        <w:del w:id="437" w:author="RANDRIAMAHARAVOMANANA, Tantely" w:date="2017-06-21T17:44:00Z">
          <w:r w:rsidRPr="00BA1692" w:rsidDel="00453D66">
            <w:delText>CAS</w:delText>
          </w:r>
          <w:r w:rsidDel="00453D66">
            <w:delText xml:space="preserve"> D’UTILISATION «</w:delText>
          </w:r>
          <w:r w:rsidRPr="00915865" w:rsidDel="00453D66">
            <w:delText xml:space="preserve">PRODUCTION </w:delText>
          </w:r>
          <w:r w:rsidDel="00453D66">
            <w:delText xml:space="preserve">DES ETUDES» : </w:delText>
          </w:r>
          <w:r w:rsidRPr="00AD5D34" w:rsidDel="00453D66">
            <w:delText>L’objectif du cas d’utilisation est de permettre de supprimer les études inutilisés.</w:delText>
          </w:r>
          <w:bookmarkStart w:id="438" w:name="_Toc485880961"/>
          <w:bookmarkEnd w:id="438"/>
        </w:del>
      </w:moveTo>
    </w:p>
    <w:p w14:paraId="5B3539E9" w14:textId="4F566627" w:rsidR="00453D66" w:rsidDel="00453D66" w:rsidRDefault="00453D66" w:rsidP="00453D66">
      <w:pPr>
        <w:pStyle w:val="Corps"/>
        <w:numPr>
          <w:ilvl w:val="0"/>
          <w:numId w:val="10"/>
        </w:numPr>
        <w:rPr>
          <w:del w:id="439" w:author="RANDRIAMAHARAVOMANANA, Tantely" w:date="2017-06-21T17:44:00Z"/>
          <w:moveTo w:id="440" w:author="RANDRIAMAHARAVOMANANA, Tantely" w:date="2017-06-21T17:43:00Z"/>
        </w:rPr>
      </w:pPr>
      <w:moveTo w:id="441" w:author="RANDRIAMAHARAVOMANANA, Tantely" w:date="2017-06-21T17:43:00Z">
        <w:del w:id="442" w:author="RANDRIAMAHARAVOMANANA, Tantely" w:date="2017-06-21T17:44:00Z">
          <w:r w:rsidRPr="00BA1692" w:rsidDel="00453D66">
            <w:delText>CAS</w:delText>
          </w:r>
          <w:r w:rsidDel="00453D66">
            <w:delText xml:space="preserve"> D’UTILISATION «CONSULTER» : </w:delText>
          </w:r>
          <w:r w:rsidRPr="00AD2BBD" w:rsidDel="00453D66">
            <w:delText>L’objectif est de retrouver aisément un régime, un projet ou une étude et d’en visualiser les informations telles que le nom, la région…</w:delText>
          </w:r>
          <w:bookmarkStart w:id="443" w:name="_Toc485880962"/>
          <w:bookmarkEnd w:id="443"/>
        </w:del>
      </w:moveTo>
    </w:p>
    <w:p w14:paraId="23FB8E64" w14:textId="11AC005B" w:rsidR="00453D66" w:rsidDel="00453D66" w:rsidRDefault="00453D66" w:rsidP="00453D66">
      <w:pPr>
        <w:pStyle w:val="Corps"/>
        <w:numPr>
          <w:ilvl w:val="0"/>
          <w:numId w:val="10"/>
        </w:numPr>
        <w:rPr>
          <w:del w:id="444" w:author="RANDRIAMAHARAVOMANANA, Tantely" w:date="2017-06-21T17:44:00Z"/>
          <w:moveTo w:id="445" w:author="RANDRIAMAHARAVOMANANA, Tantely" w:date="2017-06-21T17:43:00Z"/>
        </w:rPr>
      </w:pPr>
      <w:moveTo w:id="446" w:author="RANDRIAMAHARAVOMANANA, Tantely" w:date="2017-06-21T17:43:00Z">
        <w:del w:id="447" w:author="RANDRIAMAHARAVOMANANA, Tantely" w:date="2017-06-21T17:44:00Z">
          <w:r w:rsidRPr="00BA1692" w:rsidDel="00453D66">
            <w:delText>CAS</w:delText>
          </w:r>
          <w:r w:rsidDel="00453D66">
            <w:delText xml:space="preserve"> D’UTILISATION «</w:delText>
          </w:r>
          <w:r w:rsidRPr="00915865" w:rsidDel="00453D66">
            <w:delText xml:space="preserve">PRODUCTION </w:delText>
          </w:r>
          <w:r w:rsidDel="00453D66">
            <w:delText xml:space="preserve">RE» : </w:delText>
          </w:r>
          <w:r w:rsidRPr="00A220C8" w:rsidDel="00453D66">
            <w:delText>L’objectif est l’obtention d’un régime de tir extérieur.</w:delText>
          </w:r>
          <w:bookmarkStart w:id="448" w:name="_Toc485880963"/>
          <w:bookmarkEnd w:id="448"/>
        </w:del>
      </w:moveTo>
    </w:p>
    <w:p w14:paraId="049257A4" w14:textId="0332E89F" w:rsidR="00453D66" w:rsidDel="00453D66" w:rsidRDefault="00453D66" w:rsidP="00453D66">
      <w:pPr>
        <w:pStyle w:val="Corps"/>
        <w:rPr>
          <w:del w:id="449" w:author="RANDRIAMAHARAVOMANANA, Tantely" w:date="2017-06-21T17:44:00Z"/>
          <w:moveTo w:id="450" w:author="RANDRIAMAHARAVOMANANA, Tantely" w:date="2017-06-21T17:43:00Z"/>
        </w:rPr>
      </w:pPr>
      <w:moveTo w:id="451" w:author="RANDRIAMAHARAVOMANANA, Tantely" w:date="2017-06-21T17:43:00Z">
        <w:del w:id="452" w:author="RANDRIAMAHARAVOMANANA, Tantely" w:date="2017-06-21T17:44:00Z">
          <w:r w:rsidDel="00453D66">
            <w:delText>Par contre voici le diagramme de cas d’utilisation simplifié de la nouvelle version 2.0 de SERT :</w:delText>
          </w:r>
          <w:bookmarkStart w:id="453" w:name="_Toc485880964"/>
          <w:bookmarkEnd w:id="453"/>
        </w:del>
      </w:moveTo>
    </w:p>
    <w:p w14:paraId="7D38E2BA" w14:textId="15A7B1B0" w:rsidR="00453D66" w:rsidDel="00453D66" w:rsidRDefault="00453D66" w:rsidP="00453D66">
      <w:pPr>
        <w:pStyle w:val="Corps"/>
        <w:keepNext/>
        <w:ind w:left="-426"/>
        <w:rPr>
          <w:del w:id="454" w:author="RANDRIAMAHARAVOMANANA, Tantely" w:date="2017-06-21T17:44:00Z"/>
          <w:moveTo w:id="455" w:author="RANDRIAMAHARAVOMANANA, Tantely" w:date="2017-06-21T17:43:00Z"/>
        </w:rPr>
      </w:pPr>
      <w:moveTo w:id="456" w:author="RANDRIAMAHARAVOMANANA, Tantely" w:date="2017-06-21T17:43:00Z">
        <w:del w:id="457" w:author="RANDRIAMAHARAVOMANANA, Tantely" w:date="2017-06-21T17:44:00Z">
          <w:r w:rsidDel="00453D66">
            <w:rPr>
              <w:noProof/>
              <w:lang w:eastAsia="fr-FR"/>
            </w:rPr>
            <w:drawing>
              <wp:inline distT="0" distB="0" distL="0" distR="0" wp14:anchorId="565AD1DF" wp14:editId="75322D94">
                <wp:extent cx="6261100" cy="4394226"/>
                <wp:effectExtent l="0" t="0" r="6350" b="635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67317" cy="4398589"/>
                        </a:xfrm>
                        <a:prstGeom prst="rect">
                          <a:avLst/>
                        </a:prstGeom>
                      </pic:spPr>
                    </pic:pic>
                  </a:graphicData>
                </a:graphic>
              </wp:inline>
            </w:drawing>
          </w:r>
          <w:bookmarkStart w:id="458" w:name="_Toc485880965"/>
          <w:bookmarkEnd w:id="458"/>
        </w:del>
      </w:moveTo>
    </w:p>
    <w:p w14:paraId="0A5EE399" w14:textId="3A85831C" w:rsidR="00453D66" w:rsidRPr="00A32DA2" w:rsidDel="00453D66" w:rsidRDefault="00453D66" w:rsidP="00453D66">
      <w:pPr>
        <w:pStyle w:val="Lgende"/>
        <w:jc w:val="center"/>
        <w:rPr>
          <w:del w:id="459" w:author="RANDRIAMAHARAVOMANANA, Tantely" w:date="2017-06-21T17:44:00Z"/>
          <w:moveTo w:id="460" w:author="RANDRIAMAHARAVOMANANA, Tantely" w:date="2017-06-21T17:43:00Z"/>
          <w:lang w:val="fr-FR"/>
        </w:rPr>
      </w:pPr>
      <w:moveTo w:id="461" w:author="RANDRIAMAHARAVOMANANA, Tantely" w:date="2017-06-21T17:43:00Z">
        <w:del w:id="462" w:author="RANDRIAMAHARAVOMANANA, Tantely" w:date="2017-06-21T17:44:00Z">
          <w:r w:rsidRPr="00A32DA2" w:rsidDel="00453D66">
            <w:rPr>
              <w:lang w:val="fr-FR"/>
            </w:rPr>
            <w:delText xml:space="preserve">Figure </w:delText>
          </w:r>
          <w:r w:rsidDel="00453D66">
            <w:fldChar w:fldCharType="begin"/>
          </w:r>
          <w:r w:rsidRPr="00A32DA2" w:rsidDel="00453D66">
            <w:rPr>
              <w:lang w:val="fr-FR"/>
            </w:rPr>
            <w:delInstrText xml:space="preserve"> SEQ Figure \* ARABIC </w:delInstrText>
          </w:r>
          <w:r w:rsidDel="00453D66">
            <w:fldChar w:fldCharType="separate"/>
          </w:r>
          <w:r w:rsidRPr="00A32DA2" w:rsidDel="00453D66">
            <w:rPr>
              <w:noProof/>
              <w:lang w:val="fr-FR"/>
            </w:rPr>
            <w:delText>7</w:delText>
          </w:r>
          <w:r w:rsidDel="00453D66">
            <w:fldChar w:fldCharType="end"/>
          </w:r>
          <w:r w:rsidRPr="00A32DA2" w:rsidDel="00453D66">
            <w:rPr>
              <w:lang w:val="fr-FR"/>
            </w:rPr>
            <w:delText>Diagramme de cas d'utlilisation SERT 2.0</w:delText>
          </w:r>
          <w:bookmarkStart w:id="463" w:name="_Toc485880966"/>
          <w:bookmarkEnd w:id="463"/>
        </w:del>
      </w:moveTo>
    </w:p>
    <w:p w14:paraId="754E18F4" w14:textId="2F038BB6" w:rsidR="00453D66" w:rsidDel="00453D66" w:rsidRDefault="00453D66" w:rsidP="00453D66">
      <w:pPr>
        <w:pStyle w:val="Corps"/>
        <w:rPr>
          <w:del w:id="464" w:author="RANDRIAMAHARAVOMANANA, Tantely" w:date="2017-06-21T17:44:00Z"/>
          <w:moveTo w:id="465" w:author="RANDRIAMAHARAVOMANANA, Tantely" w:date="2017-06-21T17:43:00Z"/>
        </w:rPr>
      </w:pPr>
      <w:bookmarkStart w:id="466" w:name="_Toc485880967"/>
      <w:bookmarkEnd w:id="466"/>
    </w:p>
    <w:p w14:paraId="50204792" w14:textId="63E3F987" w:rsidR="00453D66" w:rsidRPr="00242F6F" w:rsidDel="00453D66" w:rsidRDefault="00453D66" w:rsidP="00453D66">
      <w:pPr>
        <w:pStyle w:val="Title3"/>
        <w:rPr>
          <w:del w:id="467" w:author="RANDRIAMAHARAVOMANANA, Tantely" w:date="2017-06-21T17:44:00Z"/>
          <w:moveTo w:id="468" w:author="RANDRIAMAHARAVOMANANA, Tantely" w:date="2017-06-21T17:43:00Z"/>
          <w:rFonts w:eastAsia="Times New Roman"/>
          <w:lang w:eastAsia="fr-FR"/>
        </w:rPr>
      </w:pPr>
      <w:moveTo w:id="469" w:author="RANDRIAMAHARAVOMANANA, Tantely" w:date="2017-06-21T17:43:00Z">
        <w:del w:id="470" w:author="RANDRIAMAHARAVOMANANA, Tantely" w:date="2017-06-21T17:44:00Z">
          <w:r w:rsidRPr="00242F6F" w:rsidDel="00453D66">
            <w:rPr>
              <w:rFonts w:eastAsia="Times New Roman"/>
              <w:lang w:eastAsia="fr-FR"/>
            </w:rPr>
            <w:delText>Architecture logique de SERT</w:delText>
          </w:r>
          <w:bookmarkStart w:id="471" w:name="_Toc485880968"/>
          <w:bookmarkEnd w:id="471"/>
        </w:del>
      </w:moveTo>
    </w:p>
    <w:p w14:paraId="01667A7E" w14:textId="5C450788" w:rsidR="00453D66" w:rsidDel="00453D66" w:rsidRDefault="00453D66" w:rsidP="00453D66">
      <w:pPr>
        <w:pStyle w:val="Corps"/>
        <w:rPr>
          <w:del w:id="472" w:author="RANDRIAMAHARAVOMANANA, Tantely" w:date="2017-06-21T17:44:00Z"/>
          <w:moveTo w:id="473" w:author="RANDRIAMAHARAVOMANANA, Tantely" w:date="2017-06-21T17:43:00Z"/>
        </w:rPr>
      </w:pPr>
      <w:moveTo w:id="474" w:author="RANDRIAMAHARAVOMANANA, Tantely" w:date="2017-06-21T17:43:00Z">
        <w:del w:id="475" w:author="RANDRIAMAHARAVOMANANA, Tantely" w:date="2017-06-21T17:44:00Z">
          <w:r w:rsidDel="00453D66">
            <w:delText>Dans le contexte du projet SERT, l’architecture retenue est du type « Architecture Orientée Services » (SOA). Le présent chapitre utilise les termes service et sous-système. Leur définition étant la suivante :</w:delText>
          </w:r>
          <w:bookmarkStart w:id="476" w:name="_Toc485880969"/>
          <w:bookmarkEnd w:id="476"/>
        </w:del>
      </w:moveTo>
    </w:p>
    <w:p w14:paraId="5375EE11" w14:textId="45D6B4EA" w:rsidR="00453D66" w:rsidDel="00453D66" w:rsidRDefault="00453D66" w:rsidP="00453D66">
      <w:pPr>
        <w:pStyle w:val="Corps"/>
        <w:numPr>
          <w:ilvl w:val="0"/>
          <w:numId w:val="17"/>
        </w:numPr>
        <w:rPr>
          <w:del w:id="477" w:author="RANDRIAMAHARAVOMANANA, Tantely" w:date="2017-06-21T17:44:00Z"/>
          <w:moveTo w:id="478" w:author="RANDRIAMAHARAVOMANANA, Tantely" w:date="2017-06-21T17:43:00Z"/>
        </w:rPr>
      </w:pPr>
      <w:moveTo w:id="479" w:author="RANDRIAMAHARAVOMANANA, Tantely" w:date="2017-06-21T17:43:00Z">
        <w:del w:id="480" w:author="RANDRIAMAHARAVOMANANA, Tantely" w:date="2017-06-21T17:44:00Z">
          <w:r w:rsidRPr="00130B19" w:rsidDel="00453D66">
            <w:rPr>
              <w:b/>
            </w:rPr>
            <w:delText>Service</w:delText>
          </w:r>
          <w:r w:rsidDel="00453D66">
            <w:delText xml:space="preserve"> : Fonctionnalité attendue du système. Niveau terminal de la décomposition logique : les services sont les feuilles de la déclinaison en sous-systèmes &amp; services fonctionnels.</w:delText>
          </w:r>
          <w:bookmarkStart w:id="481" w:name="_Toc485880970"/>
          <w:bookmarkEnd w:id="481"/>
        </w:del>
      </w:moveTo>
    </w:p>
    <w:p w14:paraId="6E3AE827" w14:textId="6F7FC6C2" w:rsidR="00453D66" w:rsidDel="00453D66" w:rsidRDefault="00453D66" w:rsidP="00453D66">
      <w:pPr>
        <w:pStyle w:val="Corps"/>
        <w:numPr>
          <w:ilvl w:val="0"/>
          <w:numId w:val="17"/>
        </w:numPr>
        <w:rPr>
          <w:del w:id="482" w:author="RANDRIAMAHARAVOMANANA, Tantely" w:date="2017-06-21T17:44:00Z"/>
          <w:moveTo w:id="483" w:author="RANDRIAMAHARAVOMANANA, Tantely" w:date="2017-06-21T17:43:00Z"/>
        </w:rPr>
      </w:pPr>
      <w:moveTo w:id="484" w:author="RANDRIAMAHARAVOMANANA, Tantely" w:date="2017-06-21T17:43:00Z">
        <w:del w:id="485" w:author="RANDRIAMAHARAVOMANANA, Tantely" w:date="2017-06-21T17:44:00Z">
          <w:r w:rsidRPr="00130B19" w:rsidDel="00453D66">
            <w:rPr>
              <w:b/>
            </w:rPr>
            <w:delText>Sous-système</w:delText>
          </w:r>
          <w:r w:rsidDel="00453D66">
            <w:delText xml:space="preserve"> : Regroupement cohérent de services fonctionnels. Un sous-système peut lui même être décomposé en sous-système de niveaux inférieurs.</w:delText>
          </w:r>
          <w:bookmarkStart w:id="486" w:name="_Toc485880971"/>
          <w:bookmarkEnd w:id="486"/>
        </w:del>
      </w:moveTo>
    </w:p>
    <w:p w14:paraId="64E90DA3" w14:textId="13F902DB" w:rsidR="00453D66" w:rsidDel="00453D66" w:rsidRDefault="00453D66" w:rsidP="00453D66">
      <w:pPr>
        <w:pStyle w:val="Corps"/>
        <w:rPr>
          <w:del w:id="487" w:author="RANDRIAMAHARAVOMANANA, Tantely" w:date="2017-06-21T17:44:00Z"/>
          <w:moveTo w:id="488" w:author="RANDRIAMAHARAVOMANANA, Tantely" w:date="2017-06-21T17:43:00Z"/>
        </w:rPr>
      </w:pPr>
      <w:bookmarkStart w:id="489" w:name="_Toc485880972"/>
      <w:bookmarkEnd w:id="489"/>
    </w:p>
    <w:p w14:paraId="5BBD0E97" w14:textId="52EF4122" w:rsidR="00453D66" w:rsidDel="00453D66" w:rsidRDefault="00453D66" w:rsidP="00453D66">
      <w:pPr>
        <w:pStyle w:val="Corps"/>
        <w:rPr>
          <w:del w:id="490" w:author="RANDRIAMAHARAVOMANANA, Tantely" w:date="2017-06-21T17:44:00Z"/>
          <w:moveTo w:id="491" w:author="RANDRIAMAHARAVOMANANA, Tantely" w:date="2017-06-21T17:43:00Z"/>
        </w:rPr>
      </w:pPr>
      <w:bookmarkStart w:id="492" w:name="_Toc485880973"/>
      <w:bookmarkEnd w:id="492"/>
    </w:p>
    <w:p w14:paraId="7EE591AA" w14:textId="3FA28A52" w:rsidR="00453D66" w:rsidDel="00453D66" w:rsidRDefault="00453D66" w:rsidP="00453D66">
      <w:pPr>
        <w:pStyle w:val="Corps"/>
        <w:rPr>
          <w:del w:id="493" w:author="RANDRIAMAHARAVOMANANA, Tantely" w:date="2017-06-21T17:44:00Z"/>
          <w:moveTo w:id="494" w:author="RANDRIAMAHARAVOMANANA, Tantely" w:date="2017-06-21T17:43:00Z"/>
        </w:rPr>
        <w:sectPr w:rsidR="00453D66" w:rsidDel="00453D66">
          <w:pgSz w:w="11906" w:h="16838"/>
          <w:pgMar w:top="1417" w:right="1417" w:bottom="1417" w:left="1417" w:header="708" w:footer="708" w:gutter="0"/>
          <w:cols w:space="708"/>
          <w:docGrid w:linePitch="360"/>
        </w:sectPr>
      </w:pPr>
    </w:p>
    <w:p w14:paraId="48122CA8" w14:textId="1ADC4475" w:rsidR="00453D66" w:rsidDel="00453D66" w:rsidRDefault="00453D66" w:rsidP="00453D66">
      <w:pPr>
        <w:pStyle w:val="Corps"/>
        <w:keepNext/>
        <w:rPr>
          <w:del w:id="495" w:author="RANDRIAMAHARAVOMANANA, Tantely" w:date="2017-06-21T17:44:00Z"/>
          <w:moveTo w:id="496" w:author="RANDRIAMAHARAVOMANANA, Tantely" w:date="2017-06-21T17:43:00Z"/>
        </w:rPr>
      </w:pPr>
      <w:moveTo w:id="497" w:author="RANDRIAMAHARAVOMANANA, Tantely" w:date="2017-06-21T17:43:00Z">
        <w:del w:id="498" w:author="RANDRIAMAHARAVOMANANA, Tantely" w:date="2017-06-21T17:44:00Z">
          <w:r w:rsidRPr="00E009DD" w:rsidDel="00453D66">
            <w:rPr>
              <w:noProof/>
              <w:lang w:eastAsia="fr-FR"/>
            </w:rPr>
            <w:drawing>
              <wp:inline distT="0" distB="0" distL="0" distR="0" wp14:anchorId="210B713E" wp14:editId="4F040F58">
                <wp:extent cx="8693785" cy="5018125"/>
                <wp:effectExtent l="0" t="0" r="0" b="0"/>
                <wp:docPr id="28" name="Image 28" descr="D:\PERSO\RAPPORT\architec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ERSO\RAPPORT\architecture.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724559" cy="5035888"/>
                        </a:xfrm>
                        <a:prstGeom prst="rect">
                          <a:avLst/>
                        </a:prstGeom>
                        <a:noFill/>
                        <a:ln>
                          <a:noFill/>
                        </a:ln>
                      </pic:spPr>
                    </pic:pic>
                  </a:graphicData>
                </a:graphic>
              </wp:inline>
            </w:drawing>
          </w:r>
          <w:bookmarkStart w:id="499" w:name="_Toc485880974"/>
          <w:bookmarkEnd w:id="499"/>
        </w:del>
      </w:moveTo>
    </w:p>
    <w:p w14:paraId="7C47F348" w14:textId="5E079DC7" w:rsidR="00453D66" w:rsidRPr="00A32DA2" w:rsidDel="00453D66" w:rsidRDefault="00453D66" w:rsidP="00453D66">
      <w:pPr>
        <w:pStyle w:val="Lgende"/>
        <w:jc w:val="center"/>
        <w:rPr>
          <w:del w:id="500" w:author="RANDRIAMAHARAVOMANANA, Tantely" w:date="2017-06-21T17:44:00Z"/>
          <w:moveTo w:id="501" w:author="RANDRIAMAHARAVOMANANA, Tantely" w:date="2017-06-21T17:43:00Z"/>
          <w:lang w:val="fr-FR"/>
        </w:rPr>
        <w:sectPr w:rsidR="00453D66" w:rsidRPr="00A32DA2" w:rsidDel="00453D66" w:rsidSect="005A65AB">
          <w:pgSz w:w="16838" w:h="11906" w:orient="landscape"/>
          <w:pgMar w:top="1417" w:right="1417" w:bottom="1417" w:left="1417" w:header="708" w:footer="708" w:gutter="0"/>
          <w:cols w:space="708"/>
          <w:docGrid w:linePitch="360"/>
        </w:sectPr>
      </w:pPr>
      <w:moveTo w:id="502" w:author="RANDRIAMAHARAVOMANANA, Tantely" w:date="2017-06-21T17:43:00Z">
        <w:del w:id="503" w:author="RANDRIAMAHARAVOMANANA, Tantely" w:date="2017-06-21T17:44:00Z">
          <w:r w:rsidRPr="00A32DA2" w:rsidDel="00453D66">
            <w:rPr>
              <w:lang w:val="fr-FR"/>
            </w:rPr>
            <w:delText xml:space="preserve">Figure </w:delText>
          </w:r>
          <w:r w:rsidDel="00453D66">
            <w:fldChar w:fldCharType="begin"/>
          </w:r>
          <w:r w:rsidRPr="00A32DA2" w:rsidDel="00453D66">
            <w:rPr>
              <w:lang w:val="fr-FR"/>
            </w:rPr>
            <w:delInstrText xml:space="preserve"> SEQ Figure \* ARABIC </w:delInstrText>
          </w:r>
          <w:r w:rsidDel="00453D66">
            <w:fldChar w:fldCharType="separate"/>
          </w:r>
          <w:r w:rsidRPr="00A32DA2" w:rsidDel="00453D66">
            <w:rPr>
              <w:noProof/>
              <w:lang w:val="fr-FR"/>
            </w:rPr>
            <w:delText>8</w:delText>
          </w:r>
          <w:r w:rsidDel="00453D66">
            <w:fldChar w:fldCharType="end"/>
          </w:r>
          <w:r w:rsidRPr="00A32DA2" w:rsidDel="00453D66">
            <w:rPr>
              <w:lang w:val="fr-FR"/>
            </w:rPr>
            <w:delText xml:space="preserve"> Architecture logique de SERT</w:delText>
          </w:r>
          <w:bookmarkStart w:id="504" w:name="_Toc485880975"/>
          <w:bookmarkEnd w:id="504"/>
        </w:del>
      </w:moveTo>
    </w:p>
    <w:p w14:paraId="6F4D1195" w14:textId="247B6C0D" w:rsidR="00453D66" w:rsidRPr="00147E6A" w:rsidDel="00453D66" w:rsidRDefault="00453D66" w:rsidP="00453D66">
      <w:pPr>
        <w:pStyle w:val="Titre44"/>
        <w:rPr>
          <w:del w:id="505" w:author="RANDRIAMAHARAVOMANANA, Tantely" w:date="2017-06-21T17:44:00Z"/>
          <w:moveTo w:id="506" w:author="RANDRIAMAHARAVOMANANA, Tantely" w:date="2017-06-21T17:43:00Z"/>
        </w:rPr>
      </w:pPr>
      <w:moveTo w:id="507" w:author="RANDRIAMAHARAVOMANANA, Tantely" w:date="2017-06-21T17:43:00Z">
        <w:del w:id="508" w:author="RANDRIAMAHARAVOMANANA, Tantely" w:date="2017-06-21T17:44:00Z">
          <w:r w:rsidDel="00453D66">
            <w:delText xml:space="preserve"> </w:delText>
          </w:r>
          <w:r w:rsidRPr="00147E6A" w:rsidDel="00453D66">
            <w:delText>Sous-système « DONNEES SERVEUR »</w:delText>
          </w:r>
          <w:bookmarkStart w:id="509" w:name="_Toc485880976"/>
          <w:bookmarkEnd w:id="509"/>
        </w:del>
      </w:moveTo>
    </w:p>
    <w:p w14:paraId="7AA867DA" w14:textId="75A8796F" w:rsidR="00453D66" w:rsidDel="00453D66" w:rsidRDefault="00453D66" w:rsidP="00453D66">
      <w:pPr>
        <w:pStyle w:val="Corps"/>
        <w:rPr>
          <w:del w:id="510" w:author="RANDRIAMAHARAVOMANANA, Tantely" w:date="2017-06-21T17:44:00Z"/>
          <w:moveTo w:id="511" w:author="RANDRIAMAHARAVOMANANA, Tantely" w:date="2017-06-21T17:43:00Z"/>
        </w:rPr>
      </w:pPr>
      <w:moveTo w:id="512" w:author="RANDRIAMAHARAVOMANANA, Tantely" w:date="2017-06-21T17:43:00Z">
        <w:del w:id="513" w:author="RANDRIAMAHARAVOMANANA, Tantely" w:date="2017-06-21T17:44:00Z">
          <w:r w:rsidDel="00453D66">
            <w:delText>Le sous-système « DONNEES SERVEUR » est responsable du stockage, de la sauvegarde et de l’archivage des données du système SERT.</w:delText>
          </w:r>
          <w:bookmarkStart w:id="514" w:name="_Toc485880977"/>
          <w:bookmarkEnd w:id="514"/>
        </w:del>
      </w:moveTo>
    </w:p>
    <w:p w14:paraId="29A51799" w14:textId="6505A25B" w:rsidR="00453D66" w:rsidDel="00453D66" w:rsidRDefault="00453D66" w:rsidP="00453D66">
      <w:pPr>
        <w:pStyle w:val="Corps"/>
        <w:numPr>
          <w:ilvl w:val="0"/>
          <w:numId w:val="20"/>
        </w:numPr>
        <w:rPr>
          <w:del w:id="515" w:author="RANDRIAMAHARAVOMANANA, Tantely" w:date="2017-06-21T17:44:00Z"/>
          <w:moveTo w:id="516" w:author="RANDRIAMAHARAVOMANANA, Tantely" w:date="2017-06-21T17:43:00Z"/>
        </w:rPr>
      </w:pPr>
      <w:moveTo w:id="517" w:author="RANDRIAMAHARAVOMANANA, Tantely" w:date="2017-06-21T17:43:00Z">
        <w:del w:id="518" w:author="RANDRIAMAHARAVOMANANA, Tantely" w:date="2017-06-21T17:44:00Z">
          <w:r w:rsidDel="00453D66">
            <w:delText>Services « DON_VECTEUR_SVR »</w:delText>
          </w:r>
          <w:bookmarkStart w:id="519" w:name="_Toc485880978"/>
          <w:bookmarkEnd w:id="519"/>
        </w:del>
      </w:moveTo>
    </w:p>
    <w:p w14:paraId="3D8716BC" w14:textId="69CDFA9C" w:rsidR="00453D66" w:rsidDel="00453D66" w:rsidRDefault="00453D66" w:rsidP="00453D66">
      <w:pPr>
        <w:pStyle w:val="Corps"/>
        <w:rPr>
          <w:del w:id="520" w:author="RANDRIAMAHARAVOMANANA, Tantely" w:date="2017-06-21T17:44:00Z"/>
          <w:moveTo w:id="521" w:author="RANDRIAMAHARAVOMANANA, Tantely" w:date="2017-06-21T17:43:00Z"/>
        </w:rPr>
      </w:pPr>
      <w:moveTo w:id="522" w:author="RANDRIAMAHARAVOMANANA, Tantely" w:date="2017-06-21T17:43:00Z">
        <w:del w:id="523" w:author="RANDRIAMAHARAVOMANANA, Tantely" w:date="2017-06-21T17:44:00Z">
          <w:r w:rsidDel="00453D66">
            <w:delText>Ce service assure le stockage de données vecteurs et attributaires de SERT. Les données vectorielles peuvent être décomposées en 2 catégories :</w:delText>
          </w:r>
          <w:bookmarkStart w:id="524" w:name="_Toc485880979"/>
          <w:bookmarkEnd w:id="524"/>
        </w:del>
      </w:moveTo>
    </w:p>
    <w:p w14:paraId="027FEF16" w14:textId="07DF4DD4" w:rsidR="00453D66" w:rsidDel="00453D66" w:rsidRDefault="00453D66" w:rsidP="00453D66">
      <w:pPr>
        <w:pStyle w:val="Corps"/>
        <w:numPr>
          <w:ilvl w:val="0"/>
          <w:numId w:val="21"/>
        </w:numPr>
        <w:ind w:left="1276"/>
        <w:rPr>
          <w:del w:id="525" w:author="RANDRIAMAHARAVOMANANA, Tantely" w:date="2017-06-21T17:44:00Z"/>
          <w:moveTo w:id="526" w:author="RANDRIAMAHARAVOMANANA, Tantely" w:date="2017-06-21T17:43:00Z"/>
        </w:rPr>
      </w:pPr>
      <w:moveTo w:id="527" w:author="RANDRIAMAHARAVOMANANA, Tantely" w:date="2017-06-21T17:43:00Z">
        <w:del w:id="528" w:author="RANDRIAMAHARAVOMANANA, Tantely" w:date="2017-06-21T17:44:00Z">
          <w:r w:rsidDel="00453D66">
            <w:delText xml:space="preserve">Les données « métier ». Ce sont les données produites par SERT. </w:delText>
          </w:r>
          <w:bookmarkStart w:id="529" w:name="_Toc485880980"/>
          <w:bookmarkEnd w:id="529"/>
        </w:del>
      </w:moveTo>
    </w:p>
    <w:p w14:paraId="0103C8BB" w14:textId="0F2758C3" w:rsidR="00453D66" w:rsidDel="00453D66" w:rsidRDefault="00453D66" w:rsidP="00453D66">
      <w:pPr>
        <w:pStyle w:val="Corps"/>
        <w:numPr>
          <w:ilvl w:val="0"/>
          <w:numId w:val="21"/>
        </w:numPr>
        <w:ind w:left="1276"/>
        <w:rPr>
          <w:del w:id="530" w:author="RANDRIAMAHARAVOMANANA, Tantely" w:date="2017-06-21T17:44:00Z"/>
          <w:moveTo w:id="531" w:author="RANDRIAMAHARAVOMANANA, Tantely" w:date="2017-06-21T17:43:00Z"/>
        </w:rPr>
      </w:pPr>
      <w:moveTo w:id="532" w:author="RANDRIAMAHARAVOMANANA, Tantely" w:date="2017-06-21T17:43:00Z">
        <w:del w:id="533" w:author="RANDRIAMAHARAVOMANANA, Tantely" w:date="2017-06-21T17:44:00Z">
          <w:r w:rsidDel="00453D66">
            <w:delText>Les données « référentiel ». Ce sont des données statiques, elles sont généralement mises à jour par lot.</w:delText>
          </w:r>
          <w:bookmarkStart w:id="534" w:name="_Toc485880981"/>
          <w:bookmarkEnd w:id="534"/>
        </w:del>
      </w:moveTo>
    </w:p>
    <w:p w14:paraId="09386815" w14:textId="11057F32" w:rsidR="00453D66" w:rsidDel="00453D66" w:rsidRDefault="00453D66" w:rsidP="00453D66">
      <w:pPr>
        <w:pStyle w:val="Corps"/>
        <w:rPr>
          <w:del w:id="535" w:author="RANDRIAMAHARAVOMANANA, Tantely" w:date="2017-06-21T17:44:00Z"/>
          <w:moveTo w:id="536" w:author="RANDRIAMAHARAVOMANANA, Tantely" w:date="2017-06-21T17:43:00Z"/>
        </w:rPr>
      </w:pPr>
      <w:moveTo w:id="537" w:author="RANDRIAMAHARAVOMANANA, Tantely" w:date="2017-06-21T17:43:00Z">
        <w:del w:id="538" w:author="RANDRIAMAHARAVOMANANA, Tantely" w:date="2017-06-21T17:44:00Z">
          <w:r w:rsidDel="00453D66">
            <w:delText>DON_VECTEUR_SVR assure également le stockage d’une partie du paramétrage de l’application ainsi que la liste des utilisateurs</w:delText>
          </w:r>
          <w:bookmarkStart w:id="539" w:name="_Toc485880982"/>
          <w:bookmarkEnd w:id="539"/>
        </w:del>
      </w:moveTo>
    </w:p>
    <w:p w14:paraId="53FDB64D" w14:textId="215E6084" w:rsidR="00453D66" w:rsidDel="00453D66" w:rsidRDefault="00453D66" w:rsidP="00453D66">
      <w:pPr>
        <w:pStyle w:val="Corps"/>
        <w:numPr>
          <w:ilvl w:val="0"/>
          <w:numId w:val="20"/>
        </w:numPr>
        <w:rPr>
          <w:del w:id="540" w:author="RANDRIAMAHARAVOMANANA, Tantely" w:date="2017-06-21T17:44:00Z"/>
          <w:moveTo w:id="541" w:author="RANDRIAMAHARAVOMANANA, Tantely" w:date="2017-06-21T17:43:00Z"/>
        </w:rPr>
      </w:pPr>
      <w:moveTo w:id="542" w:author="RANDRIAMAHARAVOMANANA, Tantely" w:date="2017-06-21T17:43:00Z">
        <w:del w:id="543" w:author="RANDRIAMAHARAVOMANANA, Tantely" w:date="2017-06-21T17:44:00Z">
          <w:r w:rsidDel="00453D66">
            <w:delText>Services « DON_RASTER_SVR »</w:delText>
          </w:r>
          <w:bookmarkStart w:id="544" w:name="_Toc485880983"/>
          <w:bookmarkEnd w:id="544"/>
        </w:del>
      </w:moveTo>
    </w:p>
    <w:p w14:paraId="47479C64" w14:textId="4902B2AD" w:rsidR="00453D66" w:rsidRPr="0004447C" w:rsidDel="00453D66" w:rsidRDefault="00453D66" w:rsidP="00453D66">
      <w:pPr>
        <w:pStyle w:val="Corps"/>
        <w:rPr>
          <w:del w:id="545" w:author="RANDRIAMAHARAVOMANANA, Tantely" w:date="2017-06-21T17:44:00Z"/>
          <w:moveTo w:id="546" w:author="RANDRIAMAHARAVOMANANA, Tantely" w:date="2017-06-21T17:43:00Z"/>
        </w:rPr>
      </w:pPr>
      <w:moveTo w:id="547" w:author="RANDRIAMAHARAVOMANANA, Tantely" w:date="2017-06-21T17:43:00Z">
        <w:del w:id="548" w:author="RANDRIAMAHARAVOMANANA, Tantely" w:date="2017-06-21T17:44:00Z">
          <w:r w:rsidDel="00453D66">
            <w:delText xml:space="preserve">« DON_RASTER_SVR » fournit un espace de stockage pour les données raster brutes nécessaires à SERT. </w:delText>
          </w:r>
          <w:bookmarkStart w:id="549" w:name="_Toc485880984"/>
          <w:bookmarkEnd w:id="549"/>
        </w:del>
      </w:moveTo>
    </w:p>
    <w:p w14:paraId="21479460" w14:textId="3D81FCEA" w:rsidR="00453D66" w:rsidRPr="0004447C" w:rsidDel="00453D66" w:rsidRDefault="00453D66" w:rsidP="00453D66">
      <w:pPr>
        <w:pStyle w:val="Corps"/>
        <w:numPr>
          <w:ilvl w:val="0"/>
          <w:numId w:val="20"/>
        </w:numPr>
        <w:rPr>
          <w:del w:id="550" w:author="RANDRIAMAHARAVOMANANA, Tantely" w:date="2017-06-21T17:44:00Z"/>
          <w:moveTo w:id="551" w:author="RANDRIAMAHARAVOMANANA, Tantely" w:date="2017-06-21T17:43:00Z"/>
        </w:rPr>
      </w:pPr>
      <w:moveTo w:id="552" w:author="RANDRIAMAHARAVOMANANA, Tantely" w:date="2017-06-21T17:43:00Z">
        <w:del w:id="553" w:author="RANDRIAMAHARAVOMANANA, Tantely" w:date="2017-06-21T17:44:00Z">
          <w:r w:rsidRPr="0004447C" w:rsidDel="00453D66">
            <w:delText>Services « DON_CACHE_SVR »</w:delText>
          </w:r>
          <w:bookmarkStart w:id="554" w:name="_Toc485880985"/>
          <w:bookmarkEnd w:id="554"/>
        </w:del>
      </w:moveTo>
    </w:p>
    <w:p w14:paraId="5213FDDE" w14:textId="7FC2A281" w:rsidR="00453D66" w:rsidRPr="0004447C" w:rsidDel="00453D66" w:rsidRDefault="00453D66" w:rsidP="00453D66">
      <w:pPr>
        <w:pStyle w:val="Corps"/>
        <w:rPr>
          <w:del w:id="555" w:author="RANDRIAMAHARAVOMANANA, Tantely" w:date="2017-06-21T17:44:00Z"/>
          <w:moveTo w:id="556" w:author="RANDRIAMAHARAVOMANANA, Tantely" w:date="2017-06-21T17:43:00Z"/>
        </w:rPr>
      </w:pPr>
      <w:moveTo w:id="557" w:author="RANDRIAMAHARAVOMANANA, Tantely" w:date="2017-06-21T17:43:00Z">
        <w:del w:id="558" w:author="RANDRIAMAHARAVOMANANA, Tantely" w:date="2017-06-21T17:44:00Z">
          <w:r w:rsidRPr="0004447C" w:rsidDel="00453D66">
            <w:delText>« DON_CACHE_SVR » fournit un espace de stockage pour les caches des services web cartographiques fournis par « WS_CARTO_SVR ».</w:delText>
          </w:r>
          <w:bookmarkStart w:id="559" w:name="_Toc485880986"/>
          <w:bookmarkEnd w:id="559"/>
        </w:del>
      </w:moveTo>
    </w:p>
    <w:p w14:paraId="63FF0311" w14:textId="226FC9FF" w:rsidR="00453D66" w:rsidRPr="0004447C" w:rsidDel="00453D66" w:rsidRDefault="00453D66" w:rsidP="00453D66">
      <w:pPr>
        <w:pStyle w:val="Corps"/>
        <w:numPr>
          <w:ilvl w:val="0"/>
          <w:numId w:val="20"/>
        </w:numPr>
        <w:rPr>
          <w:del w:id="560" w:author="RANDRIAMAHARAVOMANANA, Tantely" w:date="2017-06-21T17:44:00Z"/>
          <w:moveTo w:id="561" w:author="RANDRIAMAHARAVOMANANA, Tantely" w:date="2017-06-21T17:43:00Z"/>
        </w:rPr>
      </w:pPr>
      <w:moveTo w:id="562" w:author="RANDRIAMAHARAVOMANANA, Tantely" w:date="2017-06-21T17:43:00Z">
        <w:del w:id="563" w:author="RANDRIAMAHARAVOMANANA, Tantely" w:date="2017-06-21T17:44:00Z">
          <w:r w:rsidRPr="0004447C" w:rsidDel="00453D66">
            <w:delText>Services « DON_DOC_SVR »</w:delText>
          </w:r>
          <w:bookmarkStart w:id="564" w:name="_Toc485880987"/>
          <w:bookmarkEnd w:id="564"/>
        </w:del>
      </w:moveTo>
    </w:p>
    <w:p w14:paraId="49257FB6" w14:textId="152809AF" w:rsidR="00453D66" w:rsidRPr="0004447C" w:rsidDel="00453D66" w:rsidRDefault="00453D66" w:rsidP="00453D66">
      <w:pPr>
        <w:pStyle w:val="Corps"/>
        <w:rPr>
          <w:del w:id="565" w:author="RANDRIAMAHARAVOMANANA, Tantely" w:date="2017-06-21T17:44:00Z"/>
          <w:moveTo w:id="566" w:author="RANDRIAMAHARAVOMANANA, Tantely" w:date="2017-06-21T17:43:00Z"/>
        </w:rPr>
      </w:pPr>
      <w:moveTo w:id="567" w:author="RANDRIAMAHARAVOMANANA, Tantely" w:date="2017-06-21T17:43:00Z">
        <w:del w:id="568" w:author="RANDRIAMAHARAVOMANANA, Tantely" w:date="2017-06-21T17:44:00Z">
          <w:r w:rsidRPr="0004447C" w:rsidDel="00453D66">
            <w:delText>« DON_DOC_SVR » fournit un espace de stockage pour les documents produits.</w:delText>
          </w:r>
          <w:bookmarkStart w:id="569" w:name="_Toc485880988"/>
          <w:bookmarkEnd w:id="569"/>
        </w:del>
      </w:moveTo>
    </w:p>
    <w:p w14:paraId="3EA14F78" w14:textId="3DAE15BA" w:rsidR="00453D66" w:rsidRPr="0004447C" w:rsidDel="00453D66" w:rsidRDefault="00453D66" w:rsidP="00453D66">
      <w:pPr>
        <w:pStyle w:val="Corps"/>
        <w:numPr>
          <w:ilvl w:val="0"/>
          <w:numId w:val="20"/>
        </w:numPr>
        <w:rPr>
          <w:del w:id="570" w:author="RANDRIAMAHARAVOMANANA, Tantely" w:date="2017-06-21T17:44:00Z"/>
          <w:moveTo w:id="571" w:author="RANDRIAMAHARAVOMANANA, Tantely" w:date="2017-06-21T17:43:00Z"/>
        </w:rPr>
      </w:pPr>
      <w:moveTo w:id="572" w:author="RANDRIAMAHARAVOMANANA, Tantely" w:date="2017-06-21T17:43:00Z">
        <w:del w:id="573" w:author="RANDRIAMAHARAVOMANANA, Tantely" w:date="2017-06-21T17:44:00Z">
          <w:r w:rsidDel="00453D66">
            <w:delText xml:space="preserve">Services </w:delText>
          </w:r>
          <w:r w:rsidRPr="0004447C" w:rsidDel="00453D66">
            <w:delText>« DON_WORK_LCL »</w:delText>
          </w:r>
          <w:bookmarkStart w:id="574" w:name="_Toc485880989"/>
          <w:bookmarkEnd w:id="574"/>
        </w:del>
      </w:moveTo>
    </w:p>
    <w:p w14:paraId="4D728D14" w14:textId="57662922" w:rsidR="00453D66" w:rsidRPr="0004447C" w:rsidDel="00453D66" w:rsidRDefault="00453D66" w:rsidP="00453D66">
      <w:pPr>
        <w:pStyle w:val="Corps"/>
        <w:rPr>
          <w:del w:id="575" w:author="RANDRIAMAHARAVOMANANA, Tantely" w:date="2017-06-21T17:44:00Z"/>
          <w:moveTo w:id="576" w:author="RANDRIAMAHARAVOMANANA, Tantely" w:date="2017-06-21T17:43:00Z"/>
        </w:rPr>
      </w:pPr>
      <w:moveTo w:id="577" w:author="RANDRIAMAHARAVOMANANA, Tantely" w:date="2017-06-21T17:43:00Z">
        <w:del w:id="578" w:author="RANDRIAMAHARAVOMANANA, Tantely" w:date="2017-06-21T17:44:00Z">
          <w:r w:rsidDel="00453D66">
            <w:delText>« DON_WORK_LCL</w:delText>
          </w:r>
          <w:r w:rsidRPr="0004447C" w:rsidDel="00453D66">
            <w:delText> » fournit un espace de stockage pour les traitements nécessitant la création de fichiers temporaires.</w:delText>
          </w:r>
          <w:bookmarkStart w:id="579" w:name="_Toc485880990"/>
          <w:bookmarkEnd w:id="579"/>
        </w:del>
      </w:moveTo>
    </w:p>
    <w:p w14:paraId="3E9B13FA" w14:textId="0544E9A0" w:rsidR="00453D66" w:rsidRPr="0004447C" w:rsidDel="00453D66" w:rsidRDefault="00453D66" w:rsidP="00453D66">
      <w:pPr>
        <w:pStyle w:val="Corps"/>
        <w:rPr>
          <w:del w:id="580" w:author="RANDRIAMAHARAVOMANANA, Tantely" w:date="2017-06-21T17:44:00Z"/>
          <w:moveTo w:id="581" w:author="RANDRIAMAHARAVOMANANA, Tantely" w:date="2017-06-21T17:43:00Z"/>
        </w:rPr>
      </w:pPr>
      <w:bookmarkStart w:id="582" w:name="_Toc485880991"/>
      <w:bookmarkEnd w:id="582"/>
    </w:p>
    <w:p w14:paraId="5E5A443F" w14:textId="45F97073" w:rsidR="00453D66" w:rsidDel="00453D66" w:rsidRDefault="00453D66" w:rsidP="00453D66">
      <w:pPr>
        <w:pStyle w:val="Titre44"/>
        <w:rPr>
          <w:del w:id="583" w:author="RANDRIAMAHARAVOMANANA, Tantely" w:date="2017-06-21T17:44:00Z"/>
          <w:moveTo w:id="584" w:author="RANDRIAMAHARAVOMANANA, Tantely" w:date="2017-06-21T17:43:00Z"/>
        </w:rPr>
      </w:pPr>
      <w:moveTo w:id="585" w:author="RANDRIAMAHARAVOMANANA, Tantely" w:date="2017-06-21T17:43:00Z">
        <w:del w:id="586" w:author="RANDRIAMAHARAVOMANANA, Tantely" w:date="2017-06-21T17:44:00Z">
          <w:r w:rsidDel="00453D66">
            <w:delText>Sous-système « SERVICE »</w:delText>
          </w:r>
          <w:bookmarkStart w:id="587" w:name="_Toc485880992"/>
          <w:bookmarkEnd w:id="587"/>
        </w:del>
      </w:moveTo>
    </w:p>
    <w:p w14:paraId="47F90A57" w14:textId="12B1745B" w:rsidR="00453D66" w:rsidDel="00453D66" w:rsidRDefault="00453D66" w:rsidP="00453D66">
      <w:pPr>
        <w:pStyle w:val="Corps"/>
        <w:rPr>
          <w:del w:id="588" w:author="RANDRIAMAHARAVOMANANA, Tantely" w:date="2017-06-21T17:44:00Z"/>
          <w:moveTo w:id="589" w:author="RANDRIAMAHARAVOMANANA, Tantely" w:date="2017-06-21T17:43:00Z"/>
        </w:rPr>
      </w:pPr>
      <w:moveTo w:id="590" w:author="RANDRIAMAHARAVOMANANA, Tantely" w:date="2017-06-21T17:43:00Z">
        <w:del w:id="591" w:author="RANDRIAMAHARAVOMANANA, Tantely" w:date="2017-06-21T17:44:00Z">
          <w:r w:rsidDel="00453D66">
            <w:delText>Le sous-système « SERVICE » constitue le cœur de l’application SERT. Il fournit les principales fonctionnalités métier sous forme de services web.</w:delText>
          </w:r>
          <w:bookmarkStart w:id="592" w:name="_Toc485880993"/>
          <w:bookmarkEnd w:id="592"/>
        </w:del>
      </w:moveTo>
    </w:p>
    <w:p w14:paraId="380E8333" w14:textId="198E1E83" w:rsidR="00453D66" w:rsidRPr="004062D0" w:rsidDel="00453D66" w:rsidRDefault="00453D66" w:rsidP="00453D66">
      <w:pPr>
        <w:pStyle w:val="Corps"/>
        <w:numPr>
          <w:ilvl w:val="0"/>
          <w:numId w:val="28"/>
        </w:numPr>
        <w:rPr>
          <w:del w:id="593" w:author="RANDRIAMAHARAVOMANANA, Tantely" w:date="2017-06-21T17:44:00Z"/>
          <w:moveTo w:id="594" w:author="RANDRIAMAHARAVOMANANA, Tantely" w:date="2017-06-21T17:43:00Z"/>
        </w:rPr>
      </w:pPr>
      <w:moveTo w:id="595" w:author="RANDRIAMAHARAVOMANANA, Tantely" w:date="2017-06-21T17:43:00Z">
        <w:del w:id="596" w:author="RANDRIAMAHARAVOMANANA, Tantely" w:date="2017-06-21T17:44:00Z">
          <w:r w:rsidDel="00453D66">
            <w:delText>Service « SECURITY »</w:delText>
          </w:r>
          <w:bookmarkStart w:id="597" w:name="_Toc485880994"/>
          <w:bookmarkEnd w:id="597"/>
        </w:del>
      </w:moveTo>
    </w:p>
    <w:p w14:paraId="1FCBFBF8" w14:textId="2291FC8E" w:rsidR="00453D66" w:rsidDel="00453D66" w:rsidRDefault="00453D66" w:rsidP="00453D66">
      <w:pPr>
        <w:pStyle w:val="Corps"/>
        <w:rPr>
          <w:del w:id="598" w:author="RANDRIAMAHARAVOMANANA, Tantely" w:date="2017-06-21T17:44:00Z"/>
          <w:moveTo w:id="599" w:author="RANDRIAMAHARAVOMANANA, Tantely" w:date="2017-06-21T17:43:00Z"/>
        </w:rPr>
      </w:pPr>
      <w:moveTo w:id="600" w:author="RANDRIAMAHARAVOMANANA, Tantely" w:date="2017-06-21T17:43:00Z">
        <w:del w:id="601" w:author="RANDRIAMAHARAVOMANANA, Tantely" w:date="2017-06-21T17:44:00Z">
          <w:r w:rsidDel="00453D66">
            <w:delText>Le service « SECURITY » remplit plusieurs rôles :</w:delText>
          </w:r>
          <w:bookmarkStart w:id="602" w:name="_Toc485880995"/>
          <w:bookmarkEnd w:id="602"/>
        </w:del>
      </w:moveTo>
    </w:p>
    <w:p w14:paraId="6F8E14A9" w14:textId="73EF247A" w:rsidR="00453D66" w:rsidDel="00453D66" w:rsidRDefault="00453D66" w:rsidP="00453D66">
      <w:pPr>
        <w:pStyle w:val="Corps"/>
        <w:numPr>
          <w:ilvl w:val="0"/>
          <w:numId w:val="12"/>
        </w:numPr>
        <w:rPr>
          <w:del w:id="603" w:author="RANDRIAMAHARAVOMANANA, Tantely" w:date="2017-06-21T17:44:00Z"/>
          <w:moveTo w:id="604" w:author="RANDRIAMAHARAVOMANANA, Tantely" w:date="2017-06-21T17:43:00Z"/>
        </w:rPr>
      </w:pPr>
      <w:moveTo w:id="605" w:author="RANDRIAMAHARAVOMANANA, Tantely" w:date="2017-06-21T17:43:00Z">
        <w:del w:id="606" w:author="RANDRIAMAHARAVOMANANA, Tantely" w:date="2017-06-21T17:44:00Z">
          <w:r w:rsidDel="00453D66">
            <w:delText>Il vérifie qu’un utilisateur peut accéder à l’application.</w:delText>
          </w:r>
          <w:bookmarkStart w:id="607" w:name="_Toc485880996"/>
          <w:bookmarkEnd w:id="607"/>
        </w:del>
      </w:moveTo>
    </w:p>
    <w:p w14:paraId="38BB80BF" w14:textId="0AE70E08" w:rsidR="00453D66" w:rsidDel="00453D66" w:rsidRDefault="00453D66" w:rsidP="00453D66">
      <w:pPr>
        <w:pStyle w:val="Corps"/>
        <w:numPr>
          <w:ilvl w:val="0"/>
          <w:numId w:val="12"/>
        </w:numPr>
        <w:rPr>
          <w:del w:id="608" w:author="RANDRIAMAHARAVOMANANA, Tantely" w:date="2017-06-21T17:44:00Z"/>
          <w:moveTo w:id="609" w:author="RANDRIAMAHARAVOMANANA, Tantely" w:date="2017-06-21T17:43:00Z"/>
        </w:rPr>
      </w:pPr>
      <w:moveTo w:id="610" w:author="RANDRIAMAHARAVOMANANA, Tantely" w:date="2017-06-21T17:43:00Z">
        <w:del w:id="611" w:author="RANDRIAMAHARAVOMANANA, Tantely" w:date="2017-06-21T17:44:00Z">
          <w:r w:rsidDel="00453D66">
            <w:delText>Si un utilisateur peut accéder à l’application, il fournit son rôle.</w:delText>
          </w:r>
          <w:bookmarkStart w:id="612" w:name="_Toc485880997"/>
          <w:bookmarkEnd w:id="612"/>
        </w:del>
      </w:moveTo>
    </w:p>
    <w:p w14:paraId="0C46E1DA" w14:textId="0E49ACD9" w:rsidR="00453D66" w:rsidDel="00453D66" w:rsidRDefault="00453D66" w:rsidP="00453D66">
      <w:pPr>
        <w:pStyle w:val="Corps"/>
        <w:numPr>
          <w:ilvl w:val="0"/>
          <w:numId w:val="12"/>
        </w:numPr>
        <w:rPr>
          <w:del w:id="613" w:author="RANDRIAMAHARAVOMANANA, Tantely" w:date="2017-06-21T17:44:00Z"/>
          <w:moveTo w:id="614" w:author="RANDRIAMAHARAVOMANANA, Tantely" w:date="2017-06-21T17:43:00Z"/>
        </w:rPr>
      </w:pPr>
      <w:moveTo w:id="615" w:author="RANDRIAMAHARAVOMANANA, Tantely" w:date="2017-06-21T17:43:00Z">
        <w:del w:id="616" w:author="RANDRIAMAHARAVOMANANA, Tantely" w:date="2017-06-21T17:44:00Z">
          <w:r w:rsidDel="00453D66">
            <w:delText>A chaque requête, il s’assure que l’utilisateur est bien habilité à l’exécuter et il trace l’action de l’utilisateur.</w:delText>
          </w:r>
          <w:bookmarkStart w:id="617" w:name="_Toc485880998"/>
          <w:bookmarkEnd w:id="617"/>
        </w:del>
      </w:moveTo>
    </w:p>
    <w:p w14:paraId="16532018" w14:textId="224DB97E" w:rsidR="00453D66" w:rsidDel="00453D66" w:rsidRDefault="00453D66" w:rsidP="00453D66">
      <w:pPr>
        <w:pStyle w:val="Corps"/>
        <w:rPr>
          <w:del w:id="618" w:author="RANDRIAMAHARAVOMANANA, Tantely" w:date="2017-06-21T17:44:00Z"/>
          <w:moveTo w:id="619" w:author="RANDRIAMAHARAVOMANANA, Tantely" w:date="2017-06-21T17:43:00Z"/>
        </w:rPr>
      </w:pPr>
      <w:moveTo w:id="620" w:author="RANDRIAMAHARAVOMANANA, Tantely" w:date="2017-06-21T17:43:00Z">
        <w:del w:id="621" w:author="RANDRIAMAHARAVOMANANA, Tantely" w:date="2017-06-21T17:44:00Z">
          <w:r w:rsidDel="00453D66">
            <w:delText>L’accès à tous les services du sous-système (WS_CARTO_SVR, WS_CALCUL_SVR, WS_EXTRACT et WS_GED) est contrôlé par ce service.</w:delText>
          </w:r>
          <w:bookmarkStart w:id="622" w:name="_Toc485880999"/>
          <w:bookmarkEnd w:id="622"/>
        </w:del>
      </w:moveTo>
    </w:p>
    <w:p w14:paraId="0E02FF88" w14:textId="1F862012" w:rsidR="00453D66" w:rsidDel="00453D66" w:rsidRDefault="00453D66" w:rsidP="00453D66">
      <w:pPr>
        <w:pStyle w:val="Corps"/>
        <w:rPr>
          <w:del w:id="623" w:author="RANDRIAMAHARAVOMANANA, Tantely" w:date="2017-06-21T17:44:00Z"/>
          <w:moveTo w:id="624" w:author="RANDRIAMAHARAVOMANANA, Tantely" w:date="2017-06-21T17:43:00Z"/>
        </w:rPr>
      </w:pPr>
      <w:moveTo w:id="625" w:author="RANDRIAMAHARAVOMANANA, Tantely" w:date="2017-06-21T17:43:00Z">
        <w:del w:id="626" w:author="RANDRIAMAHARAVOMANANA, Tantely" w:date="2017-06-21T17:44:00Z">
          <w:r w:rsidDel="00453D66">
            <w:delText>Ce service est basé sur un système de token :</w:delText>
          </w:r>
          <w:bookmarkStart w:id="627" w:name="_Toc485881000"/>
          <w:bookmarkEnd w:id="627"/>
        </w:del>
      </w:moveTo>
    </w:p>
    <w:p w14:paraId="2411AA79" w14:textId="60004A61" w:rsidR="00453D66" w:rsidDel="00453D66" w:rsidRDefault="00453D66" w:rsidP="00453D66">
      <w:pPr>
        <w:pStyle w:val="Corps"/>
        <w:numPr>
          <w:ilvl w:val="0"/>
          <w:numId w:val="12"/>
        </w:numPr>
        <w:rPr>
          <w:del w:id="628" w:author="RANDRIAMAHARAVOMANANA, Tantely" w:date="2017-06-21T17:44:00Z"/>
          <w:moveTo w:id="629" w:author="RANDRIAMAHARAVOMANANA, Tantely" w:date="2017-06-21T17:43:00Z"/>
        </w:rPr>
      </w:pPr>
      <w:moveTo w:id="630" w:author="RANDRIAMAHARAVOMANANA, Tantely" w:date="2017-06-21T17:43:00Z">
        <w:del w:id="631" w:author="RANDRIAMAHARAVOMANANA, Tantely" w:date="2017-06-21T17:44:00Z">
          <w:r w:rsidDel="00453D66">
            <w:delText>Si l’authentification réussit, le système retourne un token. Un token ou jeton, est une chaîne alphanumérique unique, associé à l’utilisateur et permettant donc de l’identifier.</w:delText>
          </w:r>
          <w:bookmarkStart w:id="632" w:name="_Toc485881001"/>
          <w:bookmarkEnd w:id="632"/>
        </w:del>
      </w:moveTo>
    </w:p>
    <w:p w14:paraId="54C5A1EC" w14:textId="6EBDBC07" w:rsidR="00453D66" w:rsidDel="00453D66" w:rsidRDefault="00453D66" w:rsidP="00453D66">
      <w:pPr>
        <w:pStyle w:val="Corps"/>
        <w:numPr>
          <w:ilvl w:val="0"/>
          <w:numId w:val="12"/>
        </w:numPr>
        <w:rPr>
          <w:del w:id="633" w:author="RANDRIAMAHARAVOMANANA, Tantely" w:date="2017-06-21T17:44:00Z"/>
          <w:moveTo w:id="634" w:author="RANDRIAMAHARAVOMANANA, Tantely" w:date="2017-06-21T17:43:00Z"/>
        </w:rPr>
      </w:pPr>
      <w:moveTo w:id="635" w:author="RANDRIAMAHARAVOMANANA, Tantely" w:date="2017-06-21T17:43:00Z">
        <w:del w:id="636" w:author="RANDRIAMAHARAVOMANANA, Tantely" w:date="2017-06-21T17:44:00Z">
          <w:r w:rsidDel="00453D66">
            <w:delText>Ensuite, le token doit être intégré à chaque requête. Si une requête est passée sans token, elle échoue. Le token à une durée de validité limitée et paramétrable</w:delText>
          </w:r>
          <w:bookmarkStart w:id="637" w:name="_Toc485881002"/>
          <w:bookmarkEnd w:id="637"/>
        </w:del>
      </w:moveTo>
    </w:p>
    <w:p w14:paraId="3CE1BCE4" w14:textId="4C69703E" w:rsidR="00453D66" w:rsidDel="00453D66" w:rsidRDefault="00453D66" w:rsidP="00453D66">
      <w:pPr>
        <w:pStyle w:val="Corps"/>
        <w:numPr>
          <w:ilvl w:val="0"/>
          <w:numId w:val="12"/>
        </w:numPr>
        <w:rPr>
          <w:del w:id="638" w:author="RANDRIAMAHARAVOMANANA, Tantely" w:date="2017-06-21T17:44:00Z"/>
          <w:moveTo w:id="639" w:author="RANDRIAMAHARAVOMANANA, Tantely" w:date="2017-06-21T17:43:00Z"/>
        </w:rPr>
      </w:pPr>
      <w:moveTo w:id="640" w:author="RANDRIAMAHARAVOMANANA, Tantely" w:date="2017-06-21T17:43:00Z">
        <w:del w:id="641" w:author="RANDRIAMAHARAVOMANANA, Tantely" w:date="2017-06-21T17:44:00Z">
          <w:r w:rsidDel="00453D66">
            <w:delText>Seule la requête d’authentification doit être sécurisée via HTTPS, les autres requêtes peuvent être faites sur HTTP.</w:delText>
          </w:r>
          <w:bookmarkStart w:id="642" w:name="_Toc485881003"/>
          <w:bookmarkEnd w:id="642"/>
        </w:del>
      </w:moveTo>
    </w:p>
    <w:p w14:paraId="3B184EB8" w14:textId="76EC1CB7" w:rsidR="00453D66" w:rsidDel="00453D66" w:rsidRDefault="00453D66" w:rsidP="00453D66">
      <w:pPr>
        <w:pStyle w:val="Corps"/>
        <w:numPr>
          <w:ilvl w:val="0"/>
          <w:numId w:val="12"/>
        </w:numPr>
        <w:rPr>
          <w:del w:id="643" w:author="RANDRIAMAHARAVOMANANA, Tantely" w:date="2017-06-21T17:44:00Z"/>
          <w:moveTo w:id="644" w:author="RANDRIAMAHARAVOMANANA, Tantely" w:date="2017-06-21T17:43:00Z"/>
        </w:rPr>
      </w:pPr>
      <w:moveTo w:id="645" w:author="RANDRIAMAHARAVOMANANA, Tantely" w:date="2017-06-21T17:43:00Z">
        <w:del w:id="646" w:author="RANDRIAMAHARAVOMANANA, Tantely" w:date="2017-06-21T17:44:00Z">
          <w:r w:rsidDel="00453D66">
            <w:delText>Le token est associé à l’IP de l’utilisateur. Si une requête est émise avec ce token depuis une IP différente, elle échoue.</w:delText>
          </w:r>
          <w:bookmarkStart w:id="647" w:name="_Toc485881004"/>
          <w:bookmarkEnd w:id="647"/>
        </w:del>
      </w:moveTo>
    </w:p>
    <w:p w14:paraId="2E90C528" w14:textId="096E4B78" w:rsidR="00453D66" w:rsidDel="00453D66" w:rsidRDefault="00453D66" w:rsidP="00453D66">
      <w:pPr>
        <w:pStyle w:val="Corps"/>
        <w:numPr>
          <w:ilvl w:val="0"/>
          <w:numId w:val="29"/>
        </w:numPr>
        <w:rPr>
          <w:del w:id="648" w:author="RANDRIAMAHARAVOMANANA, Tantely" w:date="2017-06-21T17:44:00Z"/>
          <w:moveTo w:id="649" w:author="RANDRIAMAHARAVOMANANA, Tantely" w:date="2017-06-21T17:43:00Z"/>
        </w:rPr>
      </w:pPr>
      <w:moveTo w:id="650" w:author="RANDRIAMAHARAVOMANANA, Tantely" w:date="2017-06-21T17:43:00Z">
        <w:del w:id="651" w:author="RANDRIAMAHARAVOMANANA, Tantely" w:date="2017-06-21T17:44:00Z">
          <w:r w:rsidDel="00453D66">
            <w:delText>Service « WS_CARTO_SVR »</w:delText>
          </w:r>
          <w:bookmarkStart w:id="652" w:name="_Toc485881005"/>
          <w:bookmarkEnd w:id="652"/>
        </w:del>
      </w:moveTo>
    </w:p>
    <w:p w14:paraId="02E860FB" w14:textId="5D2FBACF" w:rsidR="00453D66" w:rsidDel="00453D66" w:rsidRDefault="00453D66" w:rsidP="00453D66">
      <w:pPr>
        <w:pStyle w:val="Corps"/>
        <w:rPr>
          <w:del w:id="653" w:author="RANDRIAMAHARAVOMANANA, Tantely" w:date="2017-06-21T17:44:00Z"/>
          <w:moveTo w:id="654" w:author="RANDRIAMAHARAVOMANANA, Tantely" w:date="2017-06-21T17:43:00Z"/>
        </w:rPr>
      </w:pPr>
      <w:moveTo w:id="655" w:author="RANDRIAMAHARAVOMANANA, Tantely" w:date="2017-06-21T17:43:00Z">
        <w:del w:id="656" w:author="RANDRIAMAHARAVOMANANA, Tantely" w:date="2017-06-21T17:44:00Z">
          <w:r w:rsidDel="00453D66">
            <w:delText>Le service « WS_CARTO_SVR » diffuse les données géographiques sous forme de services web cartographiques. Le mode d’accès à ces services web est l’API REST d’ESRI ou le WMS. Le protocole utilisé est donc HTTP.</w:delText>
          </w:r>
          <w:bookmarkStart w:id="657" w:name="_Toc485881006"/>
          <w:bookmarkEnd w:id="657"/>
        </w:del>
      </w:moveTo>
    </w:p>
    <w:p w14:paraId="27DD41AB" w14:textId="0B1E8B1E" w:rsidR="00453D66" w:rsidDel="00453D66" w:rsidRDefault="00453D66" w:rsidP="00453D66">
      <w:pPr>
        <w:pStyle w:val="Corps"/>
        <w:rPr>
          <w:del w:id="658" w:author="RANDRIAMAHARAVOMANANA, Tantely" w:date="2017-06-21T17:44:00Z"/>
          <w:moveTo w:id="659" w:author="RANDRIAMAHARAVOMANANA, Tantely" w:date="2017-06-21T17:43:00Z"/>
        </w:rPr>
      </w:pPr>
      <w:bookmarkStart w:id="660" w:name="_Toc485881007"/>
      <w:bookmarkEnd w:id="660"/>
    </w:p>
    <w:p w14:paraId="6E2D17B6" w14:textId="7A5DA1AC" w:rsidR="00453D66" w:rsidDel="00453D66" w:rsidRDefault="00453D66" w:rsidP="00453D66">
      <w:pPr>
        <w:pStyle w:val="Corps"/>
        <w:numPr>
          <w:ilvl w:val="0"/>
          <w:numId w:val="29"/>
        </w:numPr>
        <w:rPr>
          <w:del w:id="661" w:author="RANDRIAMAHARAVOMANANA, Tantely" w:date="2017-06-21T17:44:00Z"/>
          <w:moveTo w:id="662" w:author="RANDRIAMAHARAVOMANANA, Tantely" w:date="2017-06-21T17:43:00Z"/>
        </w:rPr>
      </w:pPr>
      <w:moveTo w:id="663" w:author="RANDRIAMAHARAVOMANANA, Tantely" w:date="2017-06-21T17:43:00Z">
        <w:del w:id="664" w:author="RANDRIAMAHARAVOMANANA, Tantely" w:date="2017-06-21T17:44:00Z">
          <w:r w:rsidDel="00453D66">
            <w:delText>Service « WS_CALCUL_SVR »</w:delText>
          </w:r>
          <w:bookmarkStart w:id="665" w:name="_Toc485881008"/>
          <w:bookmarkEnd w:id="665"/>
        </w:del>
      </w:moveTo>
    </w:p>
    <w:p w14:paraId="52F382BF" w14:textId="0C8E6247" w:rsidR="00453D66" w:rsidDel="00453D66" w:rsidRDefault="00453D66" w:rsidP="00453D66">
      <w:pPr>
        <w:pStyle w:val="Corps"/>
        <w:rPr>
          <w:del w:id="666" w:author="RANDRIAMAHARAVOMANANA, Tantely" w:date="2017-06-21T17:44:00Z"/>
          <w:moveTo w:id="667" w:author="RANDRIAMAHARAVOMANANA, Tantely" w:date="2017-06-21T17:43:00Z"/>
        </w:rPr>
      </w:pPr>
      <w:moveTo w:id="668" w:author="RANDRIAMAHARAVOMANANA, Tantely" w:date="2017-06-21T17:43:00Z">
        <w:del w:id="669" w:author="RANDRIAMAHARAVOMANANA, Tantely" w:date="2017-06-21T17:44:00Z">
          <w:r w:rsidDel="00453D66">
            <w:delText>Le service « WS_CALCUL_SVR » propose les fonctionnalités métier de SERT sous forme de services web. Les fonctionnalités identifiées sont :</w:delText>
          </w:r>
          <w:bookmarkStart w:id="670" w:name="_Toc485881009"/>
          <w:bookmarkEnd w:id="670"/>
        </w:del>
      </w:moveTo>
    </w:p>
    <w:p w14:paraId="62EBCD4D" w14:textId="000E47D9" w:rsidR="00453D66" w:rsidDel="00453D66" w:rsidRDefault="00453D66" w:rsidP="00453D66">
      <w:pPr>
        <w:pStyle w:val="Corps"/>
        <w:numPr>
          <w:ilvl w:val="0"/>
          <w:numId w:val="12"/>
        </w:numPr>
        <w:rPr>
          <w:del w:id="671" w:author="RANDRIAMAHARAVOMANANA, Tantely" w:date="2017-06-21T17:44:00Z"/>
          <w:moveTo w:id="672" w:author="RANDRIAMAHARAVOMANANA, Tantely" w:date="2017-06-21T17:43:00Z"/>
        </w:rPr>
      </w:pPr>
      <w:moveTo w:id="673" w:author="RANDRIAMAHARAVOMANANA, Tantely" w:date="2017-06-21T17:43:00Z">
        <w:del w:id="674" w:author="RANDRIAMAHARAVOMANANA, Tantely" w:date="2017-06-21T17:44:00Z">
          <w:r w:rsidDel="00453D66">
            <w:delText>Charger un gabarit</w:delText>
          </w:r>
          <w:bookmarkStart w:id="675" w:name="_Toc485881010"/>
          <w:bookmarkEnd w:id="675"/>
        </w:del>
      </w:moveTo>
    </w:p>
    <w:p w14:paraId="0B2FDCBE" w14:textId="51725102" w:rsidR="00453D66" w:rsidDel="00453D66" w:rsidRDefault="00453D66" w:rsidP="00453D66">
      <w:pPr>
        <w:pStyle w:val="Corps"/>
        <w:numPr>
          <w:ilvl w:val="0"/>
          <w:numId w:val="12"/>
        </w:numPr>
        <w:rPr>
          <w:del w:id="676" w:author="RANDRIAMAHARAVOMANANA, Tantely" w:date="2017-06-21T17:44:00Z"/>
          <w:moveTo w:id="677" w:author="RANDRIAMAHARAVOMANANA, Tantely" w:date="2017-06-21T17:43:00Z"/>
        </w:rPr>
      </w:pPr>
      <w:moveTo w:id="678" w:author="RANDRIAMAHARAVOMANANA, Tantely" w:date="2017-06-21T17:43:00Z">
        <w:del w:id="679" w:author="RANDRIAMAHARAVOMANANA, Tantely" w:date="2017-06-21T17:44:00Z">
          <w:r w:rsidDel="00453D66">
            <w:delText>Calcul d’une zone dangereuse théorique</w:delText>
          </w:r>
          <w:bookmarkStart w:id="680" w:name="_Toc485881011"/>
          <w:bookmarkEnd w:id="680"/>
        </w:del>
      </w:moveTo>
    </w:p>
    <w:p w14:paraId="4634095D" w14:textId="297DDA76" w:rsidR="00453D66" w:rsidDel="00453D66" w:rsidRDefault="00453D66" w:rsidP="00453D66">
      <w:pPr>
        <w:pStyle w:val="Corps"/>
        <w:numPr>
          <w:ilvl w:val="0"/>
          <w:numId w:val="12"/>
        </w:numPr>
        <w:rPr>
          <w:del w:id="681" w:author="RANDRIAMAHARAVOMANANA, Tantely" w:date="2017-06-21T17:44:00Z"/>
          <w:moveTo w:id="682" w:author="RANDRIAMAHARAVOMANANA, Tantely" w:date="2017-06-21T17:43:00Z"/>
        </w:rPr>
      </w:pPr>
      <w:moveTo w:id="683" w:author="RANDRIAMAHARAVOMANANA, Tantely" w:date="2017-06-21T17:43:00Z">
        <w:del w:id="684" w:author="RANDRIAMAHARAVOMANANA, Tantely" w:date="2017-06-21T17:44:00Z">
          <w:r w:rsidDel="00453D66">
            <w:delText>Calcul de simultanéité</w:delText>
          </w:r>
          <w:bookmarkStart w:id="685" w:name="_Toc485881012"/>
          <w:bookmarkEnd w:id="685"/>
        </w:del>
      </w:moveTo>
    </w:p>
    <w:p w14:paraId="5558124B" w14:textId="20992A48" w:rsidR="00453D66" w:rsidDel="00453D66" w:rsidRDefault="00453D66" w:rsidP="00453D66">
      <w:pPr>
        <w:pStyle w:val="Corps"/>
        <w:rPr>
          <w:del w:id="686" w:author="RANDRIAMAHARAVOMANANA, Tantely" w:date="2017-06-21T17:44:00Z"/>
          <w:moveTo w:id="687" w:author="RANDRIAMAHARAVOMANANA, Tantely" w:date="2017-06-21T17:43:00Z"/>
        </w:rPr>
      </w:pPr>
      <w:moveTo w:id="688" w:author="RANDRIAMAHARAVOMANANA, Tantely" w:date="2017-06-21T17:43:00Z">
        <w:del w:id="689" w:author="RANDRIAMAHARAVOMANANA, Tantely" w:date="2017-06-21T17:44:00Z">
          <w:r w:rsidDel="00453D66">
            <w:delText>Le mode d’accès à ces services web est l’API REST d’ESRI ou le WPS. Le protocole utilisé est donc HTTP.</w:delText>
          </w:r>
          <w:bookmarkStart w:id="690" w:name="_Toc485881013"/>
          <w:bookmarkEnd w:id="690"/>
        </w:del>
      </w:moveTo>
    </w:p>
    <w:p w14:paraId="2EC2BB76" w14:textId="756AAE63" w:rsidR="00453D66" w:rsidDel="00453D66" w:rsidRDefault="00453D66" w:rsidP="00453D66">
      <w:pPr>
        <w:pStyle w:val="Corps"/>
        <w:numPr>
          <w:ilvl w:val="0"/>
          <w:numId w:val="29"/>
        </w:numPr>
        <w:rPr>
          <w:del w:id="691" w:author="RANDRIAMAHARAVOMANANA, Tantely" w:date="2017-06-21T17:44:00Z"/>
          <w:moveTo w:id="692" w:author="RANDRIAMAHARAVOMANANA, Tantely" w:date="2017-06-21T17:43:00Z"/>
        </w:rPr>
      </w:pPr>
      <w:moveTo w:id="693" w:author="RANDRIAMAHARAVOMANANA, Tantely" w:date="2017-06-21T17:43:00Z">
        <w:del w:id="694" w:author="RANDRIAMAHARAVOMANANA, Tantely" w:date="2017-06-21T17:44:00Z">
          <w:r w:rsidDel="00453D66">
            <w:delText>Service « WS_GED_SVR »</w:delText>
          </w:r>
          <w:bookmarkStart w:id="695" w:name="_Toc485881014"/>
          <w:bookmarkEnd w:id="695"/>
        </w:del>
      </w:moveTo>
    </w:p>
    <w:p w14:paraId="7F9E6D23" w14:textId="253D4B7A" w:rsidR="00453D66" w:rsidDel="00453D66" w:rsidRDefault="00453D66" w:rsidP="00453D66">
      <w:pPr>
        <w:pStyle w:val="Corps"/>
        <w:rPr>
          <w:del w:id="696" w:author="RANDRIAMAHARAVOMANANA, Tantely" w:date="2017-06-21T17:44:00Z"/>
          <w:moveTo w:id="697" w:author="RANDRIAMAHARAVOMANANA, Tantely" w:date="2017-06-21T17:43:00Z"/>
        </w:rPr>
      </w:pPr>
      <w:moveTo w:id="698" w:author="RANDRIAMAHARAVOMANANA, Tantely" w:date="2017-06-21T17:43:00Z">
        <w:del w:id="699" w:author="RANDRIAMAHARAVOMANANA, Tantely" w:date="2017-06-21T17:44:00Z">
          <w:r w:rsidDel="00453D66">
            <w:delText>Le service « WS_GED_SVR » fournit, sous forme de service web, les fonctionnalités nécessaires à la gestion des documents issus de SERT.</w:delText>
          </w:r>
          <w:bookmarkStart w:id="700" w:name="_Toc485881015"/>
          <w:bookmarkEnd w:id="700"/>
        </w:del>
      </w:moveTo>
    </w:p>
    <w:p w14:paraId="7BCDDEA8" w14:textId="06C4F561" w:rsidR="00453D66" w:rsidDel="00453D66" w:rsidRDefault="00453D66" w:rsidP="00453D66">
      <w:pPr>
        <w:pStyle w:val="Corps"/>
        <w:numPr>
          <w:ilvl w:val="0"/>
          <w:numId w:val="29"/>
        </w:numPr>
        <w:rPr>
          <w:del w:id="701" w:author="RANDRIAMAHARAVOMANANA, Tantely" w:date="2017-06-21T17:44:00Z"/>
          <w:moveTo w:id="702" w:author="RANDRIAMAHARAVOMANANA, Tantely" w:date="2017-06-21T17:43:00Z"/>
        </w:rPr>
      </w:pPr>
      <w:moveTo w:id="703" w:author="RANDRIAMAHARAVOMANANA, Tantely" w:date="2017-06-21T17:43:00Z">
        <w:del w:id="704" w:author="RANDRIAMAHARAVOMANANA, Tantely" w:date="2017-06-21T17:44:00Z">
          <w:r w:rsidDel="00453D66">
            <w:delText>Service « WS_DEPLOY »</w:delText>
          </w:r>
          <w:bookmarkStart w:id="705" w:name="_Toc485881016"/>
          <w:bookmarkEnd w:id="705"/>
        </w:del>
      </w:moveTo>
    </w:p>
    <w:p w14:paraId="23E3D87B" w14:textId="064EC691" w:rsidR="00453D66" w:rsidDel="00453D66" w:rsidRDefault="00453D66" w:rsidP="00453D66">
      <w:pPr>
        <w:pStyle w:val="Corps"/>
        <w:rPr>
          <w:del w:id="706" w:author="RANDRIAMAHARAVOMANANA, Tantely" w:date="2017-06-21T17:44:00Z"/>
          <w:moveTo w:id="707" w:author="RANDRIAMAHARAVOMANANA, Tantely" w:date="2017-06-21T17:43:00Z"/>
        </w:rPr>
      </w:pPr>
      <w:moveTo w:id="708" w:author="RANDRIAMAHARAVOMANANA, Tantely" w:date="2017-06-21T17:43:00Z">
        <w:del w:id="709" w:author="RANDRIAMAHARAVOMANANA, Tantely" w:date="2017-06-21T17:44:00Z">
          <w:r w:rsidDel="00453D66">
            <w:delText>Le service « WS_DEPLOY » permet d’installer / mettre à jour l’application cliente.</w:delText>
          </w:r>
          <w:bookmarkStart w:id="710" w:name="_Toc485881017"/>
          <w:bookmarkEnd w:id="710"/>
        </w:del>
      </w:moveTo>
    </w:p>
    <w:p w14:paraId="76F4AD7D" w14:textId="68775B45" w:rsidR="00453D66" w:rsidDel="00453D66" w:rsidRDefault="00453D66" w:rsidP="00453D66">
      <w:pPr>
        <w:pStyle w:val="Corps"/>
        <w:numPr>
          <w:ilvl w:val="0"/>
          <w:numId w:val="29"/>
        </w:numPr>
        <w:rPr>
          <w:del w:id="711" w:author="RANDRIAMAHARAVOMANANA, Tantely" w:date="2017-06-21T17:44:00Z"/>
          <w:moveTo w:id="712" w:author="RANDRIAMAHARAVOMANANA, Tantely" w:date="2017-06-21T17:43:00Z"/>
        </w:rPr>
      </w:pPr>
      <w:moveTo w:id="713" w:author="RANDRIAMAHARAVOMANANA, Tantely" w:date="2017-06-21T17:43:00Z">
        <w:del w:id="714" w:author="RANDRIAMAHARAVOMANANA, Tantely" w:date="2017-06-21T17:44:00Z">
          <w:r w:rsidDel="00453D66">
            <w:delText>Service « WS_ADMIN »</w:delText>
          </w:r>
          <w:bookmarkStart w:id="715" w:name="_Toc485881018"/>
          <w:bookmarkEnd w:id="715"/>
        </w:del>
      </w:moveTo>
    </w:p>
    <w:p w14:paraId="23B08734" w14:textId="6F8157D8" w:rsidR="00453D66" w:rsidDel="00453D66" w:rsidRDefault="00453D66" w:rsidP="00453D66">
      <w:pPr>
        <w:pStyle w:val="Corps"/>
        <w:rPr>
          <w:del w:id="716" w:author="RANDRIAMAHARAVOMANANA, Tantely" w:date="2017-06-21T17:44:00Z"/>
          <w:moveTo w:id="717" w:author="RANDRIAMAHARAVOMANANA, Tantely" w:date="2017-06-21T17:43:00Z"/>
        </w:rPr>
      </w:pPr>
      <w:moveTo w:id="718" w:author="RANDRIAMAHARAVOMANANA, Tantely" w:date="2017-06-21T17:43:00Z">
        <w:del w:id="719" w:author="RANDRIAMAHARAVOMANANA, Tantely" w:date="2017-06-21T17:44:00Z">
          <w:r w:rsidDel="00453D66">
            <w:delText>Le service « WS_ADMIN » permet à l’administrateur de :</w:delText>
          </w:r>
          <w:bookmarkStart w:id="720" w:name="_Toc485881019"/>
          <w:bookmarkEnd w:id="720"/>
        </w:del>
      </w:moveTo>
    </w:p>
    <w:p w14:paraId="463F93DB" w14:textId="3C1E1170" w:rsidR="00453D66" w:rsidDel="00453D66" w:rsidRDefault="00453D66" w:rsidP="00453D66">
      <w:pPr>
        <w:pStyle w:val="Corps"/>
        <w:numPr>
          <w:ilvl w:val="0"/>
          <w:numId w:val="12"/>
        </w:numPr>
        <w:ind w:left="1418"/>
        <w:rPr>
          <w:del w:id="721" w:author="RANDRIAMAHARAVOMANANA, Tantely" w:date="2017-06-21T17:44:00Z"/>
          <w:moveTo w:id="722" w:author="RANDRIAMAHARAVOMANANA, Tantely" w:date="2017-06-21T17:43:00Z"/>
        </w:rPr>
      </w:pPr>
      <w:moveTo w:id="723" w:author="RANDRIAMAHARAVOMANANA, Tantely" w:date="2017-06-21T17:43:00Z">
        <w:del w:id="724" w:author="RANDRIAMAHARAVOMANANA, Tantely" w:date="2017-06-21T17:44:00Z">
          <w:r w:rsidDel="00453D66">
            <w:delText>Saisir les paramètres de l’application</w:delText>
          </w:r>
          <w:bookmarkStart w:id="725" w:name="_Toc485881020"/>
          <w:bookmarkEnd w:id="725"/>
        </w:del>
      </w:moveTo>
    </w:p>
    <w:p w14:paraId="10181AB8" w14:textId="70473DA5" w:rsidR="00453D66" w:rsidDel="00453D66" w:rsidRDefault="00453D66" w:rsidP="00453D66">
      <w:pPr>
        <w:pStyle w:val="Corps"/>
        <w:numPr>
          <w:ilvl w:val="0"/>
          <w:numId w:val="12"/>
        </w:numPr>
        <w:ind w:left="1418"/>
        <w:rPr>
          <w:del w:id="726" w:author="RANDRIAMAHARAVOMANANA, Tantely" w:date="2017-06-21T17:44:00Z"/>
          <w:moveTo w:id="727" w:author="RANDRIAMAHARAVOMANANA, Tantely" w:date="2017-06-21T17:43:00Z"/>
        </w:rPr>
      </w:pPr>
      <w:moveTo w:id="728" w:author="RANDRIAMAHARAVOMANANA, Tantely" w:date="2017-06-21T17:43:00Z">
        <w:del w:id="729" w:author="RANDRIAMAHARAVOMANANA, Tantely" w:date="2017-06-21T17:44:00Z">
          <w:r w:rsidDel="00453D66">
            <w:delText>Gérer les utilisateurs</w:delText>
          </w:r>
          <w:bookmarkStart w:id="730" w:name="_Toc485881021"/>
          <w:bookmarkEnd w:id="730"/>
        </w:del>
      </w:moveTo>
    </w:p>
    <w:p w14:paraId="07C5B660" w14:textId="5027C48E" w:rsidR="00453D66" w:rsidRPr="00657DF1" w:rsidDel="00453D66" w:rsidRDefault="00453D66" w:rsidP="00453D66">
      <w:pPr>
        <w:pStyle w:val="Corps"/>
        <w:numPr>
          <w:ilvl w:val="0"/>
          <w:numId w:val="12"/>
        </w:numPr>
        <w:ind w:left="1418"/>
        <w:rPr>
          <w:del w:id="731" w:author="RANDRIAMAHARAVOMANANA, Tantely" w:date="2017-06-21T17:44:00Z"/>
          <w:moveTo w:id="732" w:author="RANDRIAMAHARAVOMANANA, Tantely" w:date="2017-06-21T17:43:00Z"/>
        </w:rPr>
      </w:pPr>
      <w:moveTo w:id="733" w:author="RANDRIAMAHARAVOMANANA, Tantely" w:date="2017-06-21T17:43:00Z">
        <w:del w:id="734" w:author="RANDRIAMAHARAVOMANANA, Tantely" w:date="2017-06-21T17:44:00Z">
          <w:r w:rsidDel="00453D66">
            <w:delText>Récupérer les statistiques</w:delText>
          </w:r>
          <w:bookmarkStart w:id="735" w:name="_Toc485881022"/>
          <w:bookmarkEnd w:id="735"/>
        </w:del>
      </w:moveTo>
    </w:p>
    <w:p w14:paraId="46F236D3" w14:textId="427DB8FE" w:rsidR="00453D66" w:rsidRPr="008C586D" w:rsidDel="00453D66" w:rsidRDefault="00453D66" w:rsidP="00453D66">
      <w:pPr>
        <w:pStyle w:val="Titre44"/>
        <w:rPr>
          <w:del w:id="736" w:author="RANDRIAMAHARAVOMANANA, Tantely" w:date="2017-06-21T17:44:00Z"/>
          <w:moveTo w:id="737" w:author="RANDRIAMAHARAVOMANANA, Tantely" w:date="2017-06-21T17:43:00Z"/>
        </w:rPr>
      </w:pPr>
      <w:moveTo w:id="738" w:author="RANDRIAMAHARAVOMANANA, Tantely" w:date="2017-06-21T17:43:00Z">
        <w:del w:id="739" w:author="RANDRIAMAHARAVOMANANA, Tantely" w:date="2017-06-21T17:44:00Z">
          <w:r w:rsidDel="00453D66">
            <w:delText xml:space="preserve"> </w:delText>
          </w:r>
          <w:r w:rsidRPr="008C586D" w:rsidDel="00453D66">
            <w:delText>Sous-système « Client »</w:delText>
          </w:r>
          <w:bookmarkStart w:id="740" w:name="_Toc485881023"/>
          <w:bookmarkEnd w:id="740"/>
        </w:del>
      </w:moveTo>
    </w:p>
    <w:p w14:paraId="552E0E19" w14:textId="5B5AA75E" w:rsidR="00453D66" w:rsidRPr="008C586D" w:rsidDel="00453D66" w:rsidRDefault="00453D66" w:rsidP="00453D66">
      <w:pPr>
        <w:pStyle w:val="Corps"/>
        <w:numPr>
          <w:ilvl w:val="0"/>
          <w:numId w:val="29"/>
        </w:numPr>
        <w:rPr>
          <w:del w:id="741" w:author="RANDRIAMAHARAVOMANANA, Tantely" w:date="2017-06-21T17:44:00Z"/>
          <w:moveTo w:id="742" w:author="RANDRIAMAHARAVOMANANA, Tantely" w:date="2017-06-21T17:43:00Z"/>
        </w:rPr>
      </w:pPr>
      <w:moveTo w:id="743" w:author="RANDRIAMAHARAVOMANANA, Tantely" w:date="2017-06-21T17:43:00Z">
        <w:del w:id="744" w:author="RANDRIAMAHARAVOMANANA, Tantely" w:date="2017-06-21T17:44:00Z">
          <w:r w:rsidRPr="008C586D" w:rsidDel="00453D66">
            <w:delText>Service « IHM »</w:delText>
          </w:r>
          <w:bookmarkStart w:id="745" w:name="_Toc485881024"/>
          <w:bookmarkEnd w:id="745"/>
        </w:del>
      </w:moveTo>
    </w:p>
    <w:p w14:paraId="62DFBFEE" w14:textId="3C498E31" w:rsidR="00453D66" w:rsidDel="00453D66" w:rsidRDefault="00453D66" w:rsidP="00453D66">
      <w:pPr>
        <w:pStyle w:val="Corps"/>
        <w:rPr>
          <w:del w:id="746" w:author="RANDRIAMAHARAVOMANANA, Tantely" w:date="2017-06-21T17:44:00Z"/>
          <w:moveTo w:id="747" w:author="RANDRIAMAHARAVOMANANA, Tantely" w:date="2017-06-21T17:43:00Z"/>
        </w:rPr>
      </w:pPr>
      <w:moveTo w:id="748" w:author="RANDRIAMAHARAVOMANANA, Tantely" w:date="2017-06-21T17:43:00Z">
        <w:del w:id="749" w:author="RANDRIAMAHARAVOMANANA, Tantely" w:date="2017-06-21T17:44:00Z">
          <w:r w:rsidRPr="008C586D" w:rsidDel="00453D66">
            <w:delText>Le service « IHM » fournit le frontal pour l’utilisateur. L’accès à l’application est contr</w:delText>
          </w:r>
          <w:r w:rsidDel="00453D66">
            <w:delText>ôlé par un login / mot de passe</w:delText>
          </w:r>
          <w:r w:rsidRPr="008C586D" w:rsidDel="00453D66">
            <w:delText>.</w:delText>
          </w:r>
          <w:bookmarkStart w:id="750" w:name="_Toc485881025"/>
          <w:bookmarkEnd w:id="750"/>
        </w:del>
      </w:moveTo>
    </w:p>
    <w:p w14:paraId="3CD2E80D" w14:textId="6CE0C6E4" w:rsidR="00453D66" w:rsidDel="00453D66" w:rsidRDefault="00453D66" w:rsidP="00453D66">
      <w:pPr>
        <w:pStyle w:val="Corps"/>
        <w:rPr>
          <w:del w:id="751" w:author="RANDRIAMAHARAVOMANANA, Tantely" w:date="2017-06-21T17:44:00Z"/>
          <w:moveTo w:id="752" w:author="RANDRIAMAHARAVOMANANA, Tantely" w:date="2017-06-21T17:43:00Z"/>
        </w:rPr>
      </w:pPr>
      <w:bookmarkStart w:id="753" w:name="_Toc485881026"/>
      <w:bookmarkEnd w:id="753"/>
    </w:p>
    <w:p w14:paraId="021D055B" w14:textId="3F4436D0" w:rsidR="00453D66" w:rsidDel="00453D66" w:rsidRDefault="00453D66" w:rsidP="00453D66">
      <w:pPr>
        <w:pStyle w:val="Titre44"/>
        <w:rPr>
          <w:del w:id="754" w:author="RANDRIAMAHARAVOMANANA, Tantely" w:date="2017-06-21T17:44:00Z"/>
          <w:moveTo w:id="755" w:author="RANDRIAMAHARAVOMANANA, Tantely" w:date="2017-06-21T17:43:00Z"/>
        </w:rPr>
      </w:pPr>
      <w:moveTo w:id="756" w:author="RANDRIAMAHARAVOMANANA, Tantely" w:date="2017-06-21T17:43:00Z">
        <w:del w:id="757" w:author="RANDRIAMAHARAVOMANANA, Tantely" w:date="2017-06-21T17:44:00Z">
          <w:r w:rsidDel="00453D66">
            <w:delText xml:space="preserve"> Sous-système « Admin »</w:delText>
          </w:r>
          <w:bookmarkStart w:id="758" w:name="_Toc485881027"/>
          <w:bookmarkEnd w:id="758"/>
        </w:del>
      </w:moveTo>
    </w:p>
    <w:p w14:paraId="2E63243D" w14:textId="551F19C5" w:rsidR="00453D66" w:rsidDel="00453D66" w:rsidRDefault="00453D66" w:rsidP="00453D66">
      <w:pPr>
        <w:pStyle w:val="Corps"/>
        <w:rPr>
          <w:del w:id="759" w:author="RANDRIAMAHARAVOMANANA, Tantely" w:date="2017-06-21T17:44:00Z"/>
          <w:moveTo w:id="760" w:author="RANDRIAMAHARAVOMANANA, Tantely" w:date="2017-06-21T17:43:00Z"/>
        </w:rPr>
      </w:pPr>
      <w:moveTo w:id="761" w:author="RANDRIAMAHARAVOMANANA, Tantely" w:date="2017-06-21T17:43:00Z">
        <w:del w:id="762" w:author="RANDRIAMAHARAVOMANANA, Tantely" w:date="2017-06-21T17:44:00Z">
          <w:r w:rsidDel="00453D66">
            <w:delText>Le sous-système « ADMIN » fournit les outils nécessaires à l’administration de la plateforme. Il offre donc les services suivants :</w:delText>
          </w:r>
          <w:bookmarkStart w:id="763" w:name="_Toc485881028"/>
          <w:bookmarkEnd w:id="763"/>
        </w:del>
      </w:moveTo>
    </w:p>
    <w:p w14:paraId="2C720A23" w14:textId="37B0D1FA" w:rsidR="00453D66" w:rsidDel="00453D66" w:rsidRDefault="00453D66" w:rsidP="00453D66">
      <w:pPr>
        <w:pStyle w:val="Corps"/>
        <w:numPr>
          <w:ilvl w:val="0"/>
          <w:numId w:val="12"/>
        </w:numPr>
        <w:rPr>
          <w:del w:id="764" w:author="RANDRIAMAHARAVOMANANA, Tantely" w:date="2017-06-21T17:44:00Z"/>
          <w:moveTo w:id="765" w:author="RANDRIAMAHARAVOMANANA, Tantely" w:date="2017-06-21T17:43:00Z"/>
        </w:rPr>
      </w:pPr>
      <w:moveTo w:id="766" w:author="RANDRIAMAHARAVOMANANA, Tantely" w:date="2017-06-21T17:43:00Z">
        <w:del w:id="767" w:author="RANDRIAMAHARAVOMANANA, Tantely" w:date="2017-06-21T17:44:00Z">
          <w:r w:rsidDel="00453D66">
            <w:delText>Gestion des utilisateurs</w:delText>
          </w:r>
          <w:bookmarkStart w:id="768" w:name="_Toc485881029"/>
          <w:bookmarkEnd w:id="768"/>
        </w:del>
      </w:moveTo>
    </w:p>
    <w:p w14:paraId="2DFBA041" w14:textId="266E7994" w:rsidR="00453D66" w:rsidDel="00453D66" w:rsidRDefault="00453D66" w:rsidP="00453D66">
      <w:pPr>
        <w:pStyle w:val="Corps"/>
        <w:numPr>
          <w:ilvl w:val="0"/>
          <w:numId w:val="12"/>
        </w:numPr>
        <w:rPr>
          <w:del w:id="769" w:author="RANDRIAMAHARAVOMANANA, Tantely" w:date="2017-06-21T17:44:00Z"/>
          <w:moveTo w:id="770" w:author="RANDRIAMAHARAVOMANANA, Tantely" w:date="2017-06-21T17:43:00Z"/>
        </w:rPr>
      </w:pPr>
      <w:moveTo w:id="771" w:author="RANDRIAMAHARAVOMANANA, Tantely" w:date="2017-06-21T17:43:00Z">
        <w:del w:id="772" w:author="RANDRIAMAHARAVOMANANA, Tantely" w:date="2017-06-21T17:44:00Z">
          <w:r w:rsidDel="00453D66">
            <w:delText>Gestion des données (géoréférencement des rasters, etc …)</w:delText>
          </w:r>
          <w:bookmarkStart w:id="773" w:name="_Toc485881030"/>
          <w:bookmarkEnd w:id="773"/>
        </w:del>
      </w:moveTo>
    </w:p>
    <w:p w14:paraId="293FB8A7" w14:textId="7CBEC4E7" w:rsidR="00453D66" w:rsidDel="00453D66" w:rsidRDefault="00453D66" w:rsidP="00453D66">
      <w:pPr>
        <w:pStyle w:val="Corps"/>
        <w:numPr>
          <w:ilvl w:val="0"/>
          <w:numId w:val="12"/>
        </w:numPr>
        <w:rPr>
          <w:del w:id="774" w:author="RANDRIAMAHARAVOMANANA, Tantely" w:date="2017-06-21T17:44:00Z"/>
          <w:moveTo w:id="775" w:author="RANDRIAMAHARAVOMANANA, Tantely" w:date="2017-06-21T17:43:00Z"/>
        </w:rPr>
      </w:pPr>
      <w:moveTo w:id="776" w:author="RANDRIAMAHARAVOMANANA, Tantely" w:date="2017-06-21T17:43:00Z">
        <w:del w:id="777" w:author="RANDRIAMAHARAVOMANANA, Tantely" w:date="2017-06-21T17:44:00Z">
          <w:r w:rsidDel="00453D66">
            <w:delText>Gestion des services de carte</w:delText>
          </w:r>
          <w:bookmarkStart w:id="778" w:name="_Toc485881031"/>
          <w:bookmarkEnd w:id="778"/>
        </w:del>
      </w:moveTo>
    </w:p>
    <w:p w14:paraId="0C9BACBF" w14:textId="0F22FA0C" w:rsidR="00453D66" w:rsidDel="00453D66" w:rsidRDefault="00453D66" w:rsidP="00453D66">
      <w:pPr>
        <w:pStyle w:val="Corps"/>
        <w:numPr>
          <w:ilvl w:val="0"/>
          <w:numId w:val="12"/>
        </w:numPr>
        <w:rPr>
          <w:del w:id="779" w:author="RANDRIAMAHARAVOMANANA, Tantely" w:date="2017-06-21T17:44:00Z"/>
          <w:moveTo w:id="780" w:author="RANDRIAMAHARAVOMANANA, Tantely" w:date="2017-06-21T17:43:00Z"/>
        </w:rPr>
      </w:pPr>
      <w:moveTo w:id="781" w:author="RANDRIAMAHARAVOMANANA, Tantely" w:date="2017-06-21T17:43:00Z">
        <w:del w:id="782" w:author="RANDRIAMAHARAVOMANANA, Tantely" w:date="2017-06-21T17:44:00Z">
          <w:r w:rsidDel="00453D66">
            <w:delText>Gestion du paramétrage</w:delText>
          </w:r>
          <w:bookmarkStart w:id="783" w:name="_Toc485881032"/>
          <w:bookmarkEnd w:id="783"/>
        </w:del>
      </w:moveTo>
    </w:p>
    <w:p w14:paraId="4B3ED934" w14:textId="51CEEADA" w:rsidR="00453D66" w:rsidDel="00453D66" w:rsidRDefault="00453D66" w:rsidP="00453D66">
      <w:pPr>
        <w:pStyle w:val="Corps"/>
        <w:numPr>
          <w:ilvl w:val="0"/>
          <w:numId w:val="12"/>
        </w:numPr>
        <w:rPr>
          <w:del w:id="784" w:author="RANDRIAMAHARAVOMANANA, Tantely" w:date="2017-06-21T17:44:00Z"/>
          <w:moveTo w:id="785" w:author="RANDRIAMAHARAVOMANANA, Tantely" w:date="2017-06-21T17:43:00Z"/>
        </w:rPr>
      </w:pPr>
      <w:moveTo w:id="786" w:author="RANDRIAMAHARAVOMANANA, Tantely" w:date="2017-06-21T17:43:00Z">
        <w:del w:id="787" w:author="RANDRIAMAHARAVOMANANA, Tantely" w:date="2017-06-21T17:44:00Z">
          <w:r w:rsidDel="00453D66">
            <w:delText>Consultation des statistiques d’utilisation.</w:delText>
          </w:r>
          <w:bookmarkStart w:id="788" w:name="_Toc485881033"/>
          <w:bookmarkEnd w:id="788"/>
        </w:del>
      </w:moveTo>
    </w:p>
    <w:p w14:paraId="451F741C" w14:textId="52AC7D7F" w:rsidR="00453D66" w:rsidDel="00453D66" w:rsidRDefault="00453D66" w:rsidP="00453D66">
      <w:pPr>
        <w:pStyle w:val="Corps"/>
        <w:numPr>
          <w:ilvl w:val="0"/>
          <w:numId w:val="12"/>
        </w:numPr>
        <w:rPr>
          <w:del w:id="789" w:author="RANDRIAMAHARAVOMANANA, Tantely" w:date="2017-06-21T17:44:00Z"/>
          <w:moveTo w:id="790" w:author="RANDRIAMAHARAVOMANANA, Tantely" w:date="2017-06-21T17:43:00Z"/>
        </w:rPr>
      </w:pPr>
      <w:moveTo w:id="791" w:author="RANDRIAMAHARAVOMANANA, Tantely" w:date="2017-06-21T17:43:00Z">
        <w:del w:id="792" w:author="RANDRIAMAHARAVOMANANA, Tantely" w:date="2017-06-21T17:44:00Z">
          <w:r w:rsidDel="00453D66">
            <w:delText>Gestion des gabarits</w:delText>
          </w:r>
          <w:bookmarkStart w:id="793" w:name="_Toc485881034"/>
          <w:bookmarkEnd w:id="793"/>
        </w:del>
      </w:moveTo>
    </w:p>
    <w:p w14:paraId="62B6364E" w14:textId="3E576547" w:rsidR="00453D66" w:rsidRPr="008C586D" w:rsidDel="00453D66" w:rsidRDefault="00453D66" w:rsidP="00453D66">
      <w:pPr>
        <w:pStyle w:val="Corps"/>
        <w:rPr>
          <w:del w:id="794" w:author="RANDRIAMAHARAVOMANANA, Tantely" w:date="2017-06-21T17:44:00Z"/>
          <w:moveTo w:id="795" w:author="RANDRIAMAHARAVOMANANA, Tantely" w:date="2017-06-21T17:43:00Z"/>
        </w:rPr>
      </w:pPr>
      <w:bookmarkStart w:id="796" w:name="_Toc485881035"/>
      <w:bookmarkEnd w:id="796"/>
    </w:p>
    <w:p w14:paraId="034E29E7" w14:textId="04315287" w:rsidR="00453D66" w:rsidDel="00453D66" w:rsidRDefault="00453D66" w:rsidP="00453D66">
      <w:pPr>
        <w:pStyle w:val="Title3"/>
        <w:rPr>
          <w:del w:id="797" w:author="RANDRIAMAHARAVOMANANA, Tantely" w:date="2017-06-21T17:44:00Z"/>
          <w:moveTo w:id="798" w:author="RANDRIAMAHARAVOMANANA, Tantely" w:date="2017-06-21T17:43:00Z"/>
        </w:rPr>
      </w:pPr>
      <w:moveTo w:id="799" w:author="RANDRIAMAHARAVOMANANA, Tantely" w:date="2017-06-21T17:43:00Z">
        <w:del w:id="800" w:author="RANDRIAMAHARAVOMANANA, Tantely" w:date="2017-06-21T17:44:00Z">
          <w:r w:rsidDel="00453D66">
            <w:delText>Modèle conceptuel de données</w:delText>
          </w:r>
          <w:bookmarkStart w:id="801" w:name="_Toc485881036"/>
          <w:bookmarkEnd w:id="801"/>
        </w:del>
      </w:moveTo>
    </w:p>
    <w:p w14:paraId="68AA350B" w14:textId="238F51A1" w:rsidR="00453D66" w:rsidDel="00453D66" w:rsidRDefault="00453D66" w:rsidP="00453D66">
      <w:pPr>
        <w:pStyle w:val="Corps"/>
        <w:rPr>
          <w:del w:id="802" w:author="RANDRIAMAHARAVOMANANA, Tantely" w:date="2017-06-21T17:44:00Z"/>
          <w:moveTo w:id="803" w:author="RANDRIAMAHARAVOMANANA, Tantely" w:date="2017-06-21T17:43:00Z"/>
        </w:rPr>
      </w:pPr>
      <w:moveTo w:id="804" w:author="RANDRIAMAHARAVOMANANA, Tantely" w:date="2017-06-21T17:43:00Z">
        <w:del w:id="805" w:author="RANDRIAMAHARAVOMANANA, Tantely" w:date="2017-06-21T17:44:00Z">
          <w:r w:rsidDel="00453D66">
            <w:delText>Voici le modèle conceptuel de données de SERT :</w:delText>
          </w:r>
          <w:bookmarkStart w:id="806" w:name="_Toc485881037"/>
          <w:bookmarkEnd w:id="806"/>
        </w:del>
      </w:moveTo>
    </w:p>
    <w:p w14:paraId="64C1D4B1" w14:textId="4C3B4D8D" w:rsidR="00453D66" w:rsidDel="00453D66" w:rsidRDefault="00453D66" w:rsidP="00453D66">
      <w:pPr>
        <w:pStyle w:val="Corps"/>
        <w:rPr>
          <w:del w:id="807" w:author="RANDRIAMAHARAVOMANANA, Tantely" w:date="2017-06-21T17:44:00Z"/>
          <w:moveTo w:id="808" w:author="RANDRIAMAHARAVOMANANA, Tantely" w:date="2017-06-21T17:43:00Z"/>
        </w:rPr>
      </w:pPr>
      <w:bookmarkStart w:id="809" w:name="_Toc485881038"/>
      <w:bookmarkEnd w:id="809"/>
    </w:p>
    <w:p w14:paraId="7B097824" w14:textId="1A1AFFAE" w:rsidR="00453D66" w:rsidDel="00453D66" w:rsidRDefault="00453D66" w:rsidP="00453D66">
      <w:pPr>
        <w:pStyle w:val="Corps"/>
        <w:rPr>
          <w:del w:id="810" w:author="RANDRIAMAHARAVOMANANA, Tantely" w:date="2017-06-21T17:44:00Z"/>
          <w:moveTo w:id="811" w:author="RANDRIAMAHARAVOMANANA, Tantely" w:date="2017-06-21T17:43:00Z"/>
        </w:rPr>
      </w:pPr>
      <w:bookmarkStart w:id="812" w:name="_Toc485881039"/>
      <w:bookmarkEnd w:id="812"/>
    </w:p>
    <w:p w14:paraId="35530839" w14:textId="18CF6771" w:rsidR="00453D66" w:rsidDel="00453D66" w:rsidRDefault="00453D66" w:rsidP="00453D66">
      <w:pPr>
        <w:pStyle w:val="Corps"/>
        <w:rPr>
          <w:del w:id="813" w:author="RANDRIAMAHARAVOMANANA, Tantely" w:date="2017-06-21T17:44:00Z"/>
          <w:moveTo w:id="814" w:author="RANDRIAMAHARAVOMANANA, Tantely" w:date="2017-06-21T17:43:00Z"/>
        </w:rPr>
      </w:pPr>
      <w:bookmarkStart w:id="815" w:name="_Toc485881040"/>
      <w:bookmarkEnd w:id="815"/>
    </w:p>
    <w:p w14:paraId="4D6F3205" w14:textId="67C01A7D" w:rsidR="00453D66" w:rsidDel="00453D66" w:rsidRDefault="00453D66" w:rsidP="00453D66">
      <w:pPr>
        <w:pStyle w:val="Corps"/>
        <w:rPr>
          <w:del w:id="816" w:author="RANDRIAMAHARAVOMANANA, Tantely" w:date="2017-06-21T17:44:00Z"/>
          <w:moveTo w:id="817" w:author="RANDRIAMAHARAVOMANANA, Tantely" w:date="2017-06-21T17:43:00Z"/>
        </w:rPr>
      </w:pPr>
      <w:bookmarkStart w:id="818" w:name="_Toc485881041"/>
      <w:bookmarkEnd w:id="818"/>
    </w:p>
    <w:p w14:paraId="3DDED650" w14:textId="4FC50F57" w:rsidR="00453D66" w:rsidDel="00453D66" w:rsidRDefault="00453D66" w:rsidP="00453D66">
      <w:pPr>
        <w:pStyle w:val="Corps"/>
        <w:rPr>
          <w:del w:id="819" w:author="RANDRIAMAHARAVOMANANA, Tantely" w:date="2017-06-21T17:44:00Z"/>
          <w:moveTo w:id="820" w:author="RANDRIAMAHARAVOMANANA, Tantely" w:date="2017-06-21T17:43:00Z"/>
        </w:rPr>
      </w:pPr>
      <w:bookmarkStart w:id="821" w:name="_Toc485881042"/>
      <w:bookmarkEnd w:id="821"/>
    </w:p>
    <w:p w14:paraId="28D09581" w14:textId="55EA65F4" w:rsidR="00453D66" w:rsidDel="00453D66" w:rsidRDefault="00453D66" w:rsidP="00453D66">
      <w:pPr>
        <w:pStyle w:val="Corps"/>
        <w:rPr>
          <w:del w:id="822" w:author="RANDRIAMAHARAVOMANANA, Tantely" w:date="2017-06-21T17:44:00Z"/>
          <w:moveTo w:id="823" w:author="RANDRIAMAHARAVOMANANA, Tantely" w:date="2017-06-21T17:43:00Z"/>
        </w:rPr>
      </w:pPr>
      <w:bookmarkStart w:id="824" w:name="_Toc485881043"/>
      <w:bookmarkEnd w:id="824"/>
    </w:p>
    <w:p w14:paraId="6504328E" w14:textId="1C562A51" w:rsidR="00453D66" w:rsidDel="00453D66" w:rsidRDefault="00453D66" w:rsidP="00453D66">
      <w:pPr>
        <w:pStyle w:val="Corps"/>
        <w:rPr>
          <w:del w:id="825" w:author="RANDRIAMAHARAVOMANANA, Tantely" w:date="2017-06-21T17:44:00Z"/>
          <w:moveTo w:id="826" w:author="RANDRIAMAHARAVOMANANA, Tantely" w:date="2017-06-21T17:43:00Z"/>
        </w:rPr>
      </w:pPr>
      <w:bookmarkStart w:id="827" w:name="_Toc485881044"/>
      <w:bookmarkEnd w:id="827"/>
    </w:p>
    <w:p w14:paraId="6D14505E" w14:textId="30A235C0" w:rsidR="00453D66" w:rsidDel="00453D66" w:rsidRDefault="00453D66" w:rsidP="00453D66">
      <w:pPr>
        <w:pStyle w:val="Corps"/>
        <w:rPr>
          <w:del w:id="828" w:author="RANDRIAMAHARAVOMANANA, Tantely" w:date="2017-06-21T17:44:00Z"/>
          <w:moveTo w:id="829" w:author="RANDRIAMAHARAVOMANANA, Tantely" w:date="2017-06-21T17:43:00Z"/>
        </w:rPr>
      </w:pPr>
      <w:bookmarkStart w:id="830" w:name="_Toc485881045"/>
      <w:bookmarkEnd w:id="830"/>
    </w:p>
    <w:p w14:paraId="3F5C1DBC" w14:textId="59F4D5CC" w:rsidR="00453D66" w:rsidDel="00453D66" w:rsidRDefault="00453D66" w:rsidP="00453D66">
      <w:pPr>
        <w:pStyle w:val="Corps"/>
        <w:rPr>
          <w:del w:id="831" w:author="RANDRIAMAHARAVOMANANA, Tantely" w:date="2017-06-21T17:44:00Z"/>
          <w:moveTo w:id="832" w:author="RANDRIAMAHARAVOMANANA, Tantely" w:date="2017-06-21T17:43:00Z"/>
        </w:rPr>
      </w:pPr>
      <w:bookmarkStart w:id="833" w:name="_Toc485881046"/>
      <w:bookmarkEnd w:id="833"/>
    </w:p>
    <w:p w14:paraId="4BED8B3D" w14:textId="20BAE527" w:rsidR="00453D66" w:rsidDel="00453D66" w:rsidRDefault="00453D66" w:rsidP="00453D66">
      <w:pPr>
        <w:pStyle w:val="Corps"/>
        <w:rPr>
          <w:del w:id="834" w:author="RANDRIAMAHARAVOMANANA, Tantely" w:date="2017-06-21T17:44:00Z"/>
          <w:moveTo w:id="835" w:author="RANDRIAMAHARAVOMANANA, Tantely" w:date="2017-06-21T17:43:00Z"/>
        </w:rPr>
        <w:sectPr w:rsidR="00453D66" w:rsidDel="00453D66" w:rsidSect="00E009DD">
          <w:pgSz w:w="11906" w:h="16838"/>
          <w:pgMar w:top="1417" w:right="1417" w:bottom="1417" w:left="1417" w:header="708" w:footer="708" w:gutter="0"/>
          <w:cols w:space="708"/>
          <w:docGrid w:linePitch="360"/>
        </w:sectPr>
      </w:pPr>
    </w:p>
    <w:p w14:paraId="73038A1C" w14:textId="3CF3795A" w:rsidR="00453D66" w:rsidDel="00453D66" w:rsidRDefault="00453D66" w:rsidP="00453D66">
      <w:pPr>
        <w:pStyle w:val="Corps"/>
        <w:keepNext/>
        <w:rPr>
          <w:del w:id="836" w:author="RANDRIAMAHARAVOMANANA, Tantely" w:date="2017-06-21T17:44:00Z"/>
          <w:moveTo w:id="837" w:author="RANDRIAMAHARAVOMANANA, Tantely" w:date="2017-06-21T17:43:00Z"/>
        </w:rPr>
      </w:pPr>
      <w:moveTo w:id="838" w:author="RANDRIAMAHARAVOMANANA, Tantely" w:date="2017-06-21T17:43:00Z">
        <w:del w:id="839" w:author="RANDRIAMAHARAVOMANANA, Tantely" w:date="2017-06-21T17:44:00Z">
          <w:r w:rsidRPr="008A192F" w:rsidDel="00453D66">
            <w:rPr>
              <w:noProof/>
              <w:lang w:eastAsia="fr-FR"/>
            </w:rPr>
            <w:drawing>
              <wp:inline distT="0" distB="0" distL="0" distR="0" wp14:anchorId="69CD892B" wp14:editId="0D142D89">
                <wp:extent cx="9052076" cy="5775960"/>
                <wp:effectExtent l="0" t="0" r="0" b="0"/>
                <wp:docPr id="29" name="Image 29" descr="D:\PERSO\RAPPORT\sert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ERSO\RAPPORT\sertModel.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084840" cy="5796866"/>
                        </a:xfrm>
                        <a:prstGeom prst="rect">
                          <a:avLst/>
                        </a:prstGeom>
                        <a:noFill/>
                        <a:ln>
                          <a:noFill/>
                        </a:ln>
                      </pic:spPr>
                    </pic:pic>
                  </a:graphicData>
                </a:graphic>
              </wp:inline>
            </w:drawing>
          </w:r>
          <w:bookmarkStart w:id="840" w:name="_Toc485881047"/>
          <w:bookmarkEnd w:id="840"/>
        </w:del>
      </w:moveTo>
    </w:p>
    <w:p w14:paraId="69D6440A" w14:textId="63189F14" w:rsidR="00453D66" w:rsidRPr="00A32DA2" w:rsidDel="00453D66" w:rsidRDefault="00453D66" w:rsidP="00453D66">
      <w:pPr>
        <w:pStyle w:val="Lgende"/>
        <w:jc w:val="center"/>
        <w:rPr>
          <w:del w:id="841" w:author="RANDRIAMAHARAVOMANANA, Tantely" w:date="2017-06-21T17:44:00Z"/>
          <w:moveTo w:id="842" w:author="RANDRIAMAHARAVOMANANA, Tantely" w:date="2017-06-21T17:43:00Z"/>
          <w:lang w:val="fr-FR"/>
        </w:rPr>
        <w:sectPr w:rsidR="00453D66" w:rsidRPr="00A32DA2" w:rsidDel="00453D66" w:rsidSect="008A192F">
          <w:pgSz w:w="16838" w:h="11906" w:orient="landscape"/>
          <w:pgMar w:top="567" w:right="1417" w:bottom="1417" w:left="1417" w:header="708" w:footer="708" w:gutter="0"/>
          <w:cols w:space="708"/>
          <w:docGrid w:linePitch="360"/>
        </w:sectPr>
      </w:pPr>
      <w:moveTo w:id="843" w:author="RANDRIAMAHARAVOMANANA, Tantely" w:date="2017-06-21T17:43:00Z">
        <w:del w:id="844" w:author="RANDRIAMAHARAVOMANANA, Tantely" w:date="2017-06-21T17:44:00Z">
          <w:r w:rsidRPr="00A32DA2" w:rsidDel="00453D66">
            <w:rPr>
              <w:lang w:val="fr-FR"/>
            </w:rPr>
            <w:delText xml:space="preserve">Figure </w:delText>
          </w:r>
          <w:r w:rsidDel="00453D66">
            <w:fldChar w:fldCharType="begin"/>
          </w:r>
          <w:r w:rsidRPr="00A32DA2" w:rsidDel="00453D66">
            <w:rPr>
              <w:lang w:val="fr-FR"/>
            </w:rPr>
            <w:delInstrText xml:space="preserve"> SEQ Figure \* ARABIC </w:delInstrText>
          </w:r>
          <w:r w:rsidDel="00453D66">
            <w:fldChar w:fldCharType="separate"/>
          </w:r>
          <w:r w:rsidRPr="00A32DA2" w:rsidDel="00453D66">
            <w:rPr>
              <w:noProof/>
              <w:lang w:val="fr-FR"/>
            </w:rPr>
            <w:delText>9</w:delText>
          </w:r>
          <w:r w:rsidDel="00453D66">
            <w:fldChar w:fldCharType="end"/>
          </w:r>
          <w:r w:rsidRPr="00A32DA2" w:rsidDel="00453D66">
            <w:rPr>
              <w:lang w:val="fr-FR"/>
            </w:rPr>
            <w:delText xml:space="preserve"> Modèle conceptuel de données</w:delText>
          </w:r>
          <w:bookmarkStart w:id="845" w:name="_Toc485881048"/>
          <w:bookmarkEnd w:id="845"/>
        </w:del>
      </w:moveTo>
    </w:p>
    <w:p w14:paraId="5BFD14D0" w14:textId="7C82D8D0" w:rsidR="00453D66" w:rsidDel="00453D66" w:rsidRDefault="00453D66" w:rsidP="00453D66">
      <w:pPr>
        <w:pStyle w:val="Title3"/>
        <w:rPr>
          <w:del w:id="846" w:author="RANDRIAMAHARAVOMANANA, Tantely" w:date="2017-06-21T17:44:00Z"/>
          <w:moveTo w:id="847" w:author="RANDRIAMAHARAVOMANANA, Tantely" w:date="2017-06-21T17:43:00Z"/>
        </w:rPr>
      </w:pPr>
      <w:moveTo w:id="848" w:author="RANDRIAMAHARAVOMANANA, Tantely" w:date="2017-06-21T17:43:00Z">
        <w:del w:id="849" w:author="RANDRIAMAHARAVOMANANA, Tantely" w:date="2017-06-21T17:44:00Z">
          <w:r w:rsidRPr="005A65AB" w:rsidDel="00453D66">
            <w:delText>Structure des codes</w:delText>
          </w:r>
          <w:r w:rsidDel="00453D66">
            <w:delText xml:space="preserve"> sources</w:delText>
          </w:r>
          <w:r w:rsidRPr="005A65AB" w:rsidDel="00453D66">
            <w:delText xml:space="preserve"> de l’application</w:delText>
          </w:r>
          <w:bookmarkStart w:id="850" w:name="_Toc485881049"/>
          <w:bookmarkEnd w:id="850"/>
        </w:del>
      </w:moveTo>
    </w:p>
    <w:p w14:paraId="17145FF5" w14:textId="54C6FCBE" w:rsidR="00453D66" w:rsidRPr="00E73E0D" w:rsidDel="00453D66" w:rsidRDefault="00453D66" w:rsidP="00453D66">
      <w:pPr>
        <w:pStyle w:val="Corps"/>
        <w:rPr>
          <w:del w:id="851" w:author="RANDRIAMAHARAVOMANANA, Tantely" w:date="2017-06-21T17:44:00Z"/>
          <w:moveTo w:id="852" w:author="RANDRIAMAHARAVOMANANA, Tantely" w:date="2017-06-21T17:43:00Z"/>
        </w:rPr>
      </w:pPr>
      <w:moveTo w:id="853" w:author="RANDRIAMAHARAVOMANANA, Tantely" w:date="2017-06-21T17:43:00Z">
        <w:del w:id="854" w:author="RANDRIAMAHARAVOMANANA, Tantely" w:date="2017-06-21T17:44:00Z">
          <w:r w:rsidRPr="00E73E0D" w:rsidDel="00453D66">
            <w:delText xml:space="preserve">Les services et/ou sous-systèmes définis dans l’architecture logique de SERT sont développés et implémentés physiquement dans des projets sous forme de composant. Les tâches de développement qui me sont affectées dans mes missions concernaient que quelques services de SERT. J’ai travaillé surtout sur trois projets : le projet « SERT_IHM », le projet « SERT_WEB » et le projet « GenerateDocs ». </w:delText>
          </w:r>
          <w:bookmarkStart w:id="855" w:name="_Toc485881050"/>
          <w:bookmarkEnd w:id="855"/>
        </w:del>
      </w:moveTo>
    </w:p>
    <w:p w14:paraId="03B1FF2B" w14:textId="1DA8B5A6" w:rsidR="00453D66" w:rsidRPr="00F1065F" w:rsidDel="00453D66" w:rsidRDefault="00453D66" w:rsidP="00453D66">
      <w:pPr>
        <w:pStyle w:val="Corps"/>
        <w:numPr>
          <w:ilvl w:val="0"/>
          <w:numId w:val="31"/>
        </w:numPr>
        <w:rPr>
          <w:del w:id="856" w:author="RANDRIAMAHARAVOMANANA, Tantely" w:date="2017-06-21T17:44:00Z"/>
          <w:moveTo w:id="857" w:author="RANDRIAMAHARAVOMANANA, Tantely" w:date="2017-06-21T17:43:00Z"/>
        </w:rPr>
      </w:pPr>
      <w:moveTo w:id="858" w:author="RANDRIAMAHARAVOMANANA, Tantely" w:date="2017-06-21T17:43:00Z">
        <w:del w:id="859" w:author="RANDRIAMAHARAVOMANANA, Tantely" w:date="2017-06-21T17:44:00Z">
          <w:r w:rsidRPr="00F1065F" w:rsidDel="00453D66">
            <w:delText>Projet « SERT_IHM »</w:delText>
          </w:r>
          <w:r w:rsidDel="00453D66">
            <w:delText xml:space="preserve"> : Le projet SERT_IHM implémente les sous-systèmes « Client » et « Admin » (cf 6.1.2). La totalité de l’interface graphique de SERT est développée dans ce projet. C’est un projet Java géré avec Apache Maven. </w:delText>
          </w:r>
          <w:bookmarkStart w:id="860" w:name="_Toc485881051"/>
          <w:bookmarkEnd w:id="860"/>
        </w:del>
      </w:moveTo>
    </w:p>
    <w:p w14:paraId="5E96BAD5" w14:textId="3A3CEAC6" w:rsidR="00453D66" w:rsidDel="00453D66" w:rsidRDefault="00453D66" w:rsidP="00453D66">
      <w:pPr>
        <w:pStyle w:val="Corps"/>
        <w:numPr>
          <w:ilvl w:val="0"/>
          <w:numId w:val="31"/>
        </w:numPr>
        <w:rPr>
          <w:del w:id="861" w:author="RANDRIAMAHARAVOMANANA, Tantely" w:date="2017-06-21T17:44:00Z"/>
          <w:moveTo w:id="862" w:author="RANDRIAMAHARAVOMANANA, Tantely" w:date="2017-06-21T17:43:00Z"/>
        </w:rPr>
      </w:pPr>
      <w:moveTo w:id="863" w:author="RANDRIAMAHARAVOMANANA, Tantely" w:date="2017-06-21T17:43:00Z">
        <w:del w:id="864" w:author="RANDRIAMAHARAVOMANANA, Tantely" w:date="2017-06-21T17:44:00Z">
          <w:r w:rsidRPr="002D629E" w:rsidDel="00453D66">
            <w:delText>Projet  « SE</w:delText>
          </w:r>
          <w:r w:rsidDel="00453D66">
            <w:delText>R</w:delText>
          </w:r>
          <w:r w:rsidRPr="002D629E" w:rsidDel="00453D66">
            <w:delText>T_Web »</w:delText>
          </w:r>
          <w:r w:rsidDel="00453D66">
            <w:delText> : Ce projet implémente une partie du service « SECURITY ». Le but de ce projet est de sécurisé l’accès aux web services des autre composants. C’est un projet Java web géré avec Apache Maven.</w:delText>
          </w:r>
          <w:bookmarkStart w:id="865" w:name="_Toc485881052"/>
          <w:bookmarkEnd w:id="865"/>
        </w:del>
      </w:moveTo>
    </w:p>
    <w:p w14:paraId="578A6FA5" w14:textId="422A23E8" w:rsidR="00453D66" w:rsidDel="00453D66" w:rsidRDefault="00453D66" w:rsidP="00453D66">
      <w:pPr>
        <w:pStyle w:val="Corps"/>
        <w:numPr>
          <w:ilvl w:val="0"/>
          <w:numId w:val="31"/>
        </w:numPr>
        <w:rPr>
          <w:del w:id="866" w:author="RANDRIAMAHARAVOMANANA, Tantely" w:date="2017-06-21T17:44:00Z"/>
          <w:moveTo w:id="867" w:author="RANDRIAMAHARAVOMANANA, Tantely" w:date="2017-06-21T17:43:00Z"/>
        </w:rPr>
      </w:pPr>
      <w:moveTo w:id="868" w:author="RANDRIAMAHARAVOMANANA, Tantely" w:date="2017-06-21T17:43:00Z">
        <w:del w:id="869" w:author="RANDRIAMAHARAVOMANANA, Tantely" w:date="2017-06-21T17:44:00Z">
          <w:r w:rsidRPr="002D629E" w:rsidDel="00453D66">
            <w:delText>Projet « GenerateDocs »</w:delText>
          </w:r>
          <w:r w:rsidDel="00453D66">
            <w:delText xml:space="preserve"> : Ce projet implémente le service </w:delText>
          </w:r>
          <w:r w:rsidRPr="00967EB2" w:rsidDel="00453D66">
            <w:delText>« WS_GED_SVR »</w:delText>
          </w:r>
          <w:r w:rsidDel="00453D66">
            <w:delText>. Ce service regroupe les fonctionnalités nécessaires à la gestion des documents issus de SERT.</w:delText>
          </w:r>
          <w:bookmarkStart w:id="870" w:name="_Toc485881053"/>
          <w:bookmarkEnd w:id="870"/>
        </w:del>
      </w:moveTo>
    </w:p>
    <w:moveToRangeEnd w:id="360"/>
    <w:p w14:paraId="3B98DC74" w14:textId="62EE622D" w:rsidR="008C7691" w:rsidRDefault="00981581" w:rsidP="001008C8">
      <w:pPr>
        <w:pStyle w:val="Title2"/>
      </w:pPr>
      <w:del w:id="871" w:author="RANDRIAMAHARAVOMANANA, Tantely" w:date="2017-06-21T17:44:00Z">
        <w:r w:rsidDel="00453D66">
          <w:delText xml:space="preserve"> </w:delText>
        </w:r>
      </w:del>
      <w:bookmarkStart w:id="872" w:name="_Toc485881054"/>
      <w:r w:rsidR="004E5C59">
        <w:t>Objectifs du projet</w:t>
      </w:r>
      <w:bookmarkEnd w:id="872"/>
    </w:p>
    <w:p w14:paraId="724E12FF" w14:textId="77777777" w:rsidR="00D455EE" w:rsidRDefault="00F8005D" w:rsidP="00F45161">
      <w:pPr>
        <w:pStyle w:val="Corps"/>
      </w:pPr>
      <w:r>
        <w:t xml:space="preserve">L’objectif principal du projet est de </w:t>
      </w:r>
      <w:r w:rsidR="00D455EE">
        <w:t>réaliser</w:t>
      </w:r>
      <w:r>
        <w:t xml:space="preserve"> </w:t>
      </w:r>
      <w:r w:rsidR="00D455EE">
        <w:t>la version 2.0 de l’application SERT.</w:t>
      </w:r>
      <w:r w:rsidR="00371383">
        <w:t xml:space="preserve"> Cette montée de version correspond </w:t>
      </w:r>
      <w:r w:rsidR="000A16BE">
        <w:t>aux développements</w:t>
      </w:r>
      <w:r w:rsidR="00371383">
        <w:t xml:space="preserve"> de nombreuses évolutions sur l’application.</w:t>
      </w:r>
    </w:p>
    <w:p w14:paraId="383BBE11" w14:textId="77777777" w:rsidR="008A2F0C" w:rsidRDefault="00D455EE" w:rsidP="00F45161">
      <w:pPr>
        <w:pStyle w:val="Corps"/>
      </w:pPr>
      <w:r>
        <w:t xml:space="preserve"> </w:t>
      </w:r>
      <w:commentRangeStart w:id="873"/>
      <w:r w:rsidR="00AA65DD">
        <w:t>A</w:t>
      </w:r>
      <w:r w:rsidR="00F45161">
        <w:t>fin</w:t>
      </w:r>
      <w:commentRangeEnd w:id="873"/>
      <w:r w:rsidR="00043E52">
        <w:rPr>
          <w:rStyle w:val="Marquedecommentaire"/>
          <w:rFonts w:asciiTheme="minorHAnsi" w:hAnsiTheme="minorHAnsi"/>
          <w:lang w:eastAsia="en-US"/>
        </w:rPr>
        <w:commentReference w:id="873"/>
      </w:r>
      <w:r w:rsidR="00F45161">
        <w:t xml:space="preserve"> d’optimiser les temps de traitement des dossiers, le </w:t>
      </w:r>
      <w:ins w:id="874" w:author="DESNOYERS, Xavier" w:date="2017-06-21T14:53:00Z">
        <w:r w:rsidR="00043E52">
          <w:t>D</w:t>
        </w:r>
      </w:ins>
      <w:del w:id="875" w:author="DESNOYERS, Xavier" w:date="2017-06-21T14:53:00Z">
        <w:r w:rsidR="00F45161" w:rsidDel="00043E52">
          <w:delText>B</w:delText>
        </w:r>
      </w:del>
      <w:r w:rsidR="00F45161">
        <w:t>ECST souhaite faire évoluer le logiciel SERT de façon à donner aux ESID les outils nécessaires à l’élaboration de « programmes tir » fiables.</w:t>
      </w:r>
      <w:r w:rsidR="006B796B">
        <w:t xml:space="preserve"> </w:t>
      </w:r>
      <w:r w:rsidR="00730244">
        <w:t>Nombreuses spécification</w:t>
      </w:r>
      <w:r w:rsidR="00255605">
        <w:t>s</w:t>
      </w:r>
      <w:r w:rsidR="00730244">
        <w:t xml:space="preserve"> sont alors à</w:t>
      </w:r>
      <w:r w:rsidR="00007D81">
        <w:t xml:space="preserve"> concevoir et à</w:t>
      </w:r>
      <w:r w:rsidR="00730244">
        <w:t xml:space="preserve"> développer pour répondre à ce besoin.</w:t>
      </w:r>
    </w:p>
    <w:p w14:paraId="66F76EB6" w14:textId="77777777" w:rsidR="00730244" w:rsidRDefault="00FE69BB" w:rsidP="00F45161">
      <w:pPr>
        <w:pStyle w:val="Corps"/>
      </w:pPr>
      <w:r>
        <w:t xml:space="preserve">Pour assurer l’amélioration continue de SERT, les interfaces graphiques </w:t>
      </w:r>
      <w:r w:rsidR="004F6CA1">
        <w:t xml:space="preserve">liées aux évolutions à développer seront réalisées avec JavaFX. </w:t>
      </w:r>
      <w:r w:rsidR="004A355B">
        <w:t>L’intégration de JavaFX dans SERT anticipe les futures mises à jour d’ArcGIS Runtime Java SDK et de Java.</w:t>
      </w:r>
    </w:p>
    <w:p w14:paraId="3D5F2278" w14:textId="019E69A8" w:rsidR="000652C2" w:rsidDel="00420C3F" w:rsidRDefault="000652C2" w:rsidP="000652C2">
      <w:pPr>
        <w:pStyle w:val="Paragraphedeliste"/>
        <w:ind w:left="1276"/>
        <w:rPr>
          <w:del w:id="876" w:author="RANDRIAMAHARAVOMANANA, Tantely" w:date="2017-06-21T18:01:00Z"/>
          <w:rFonts w:ascii="Trebuchet MS" w:eastAsia="Times New Roman" w:hAnsi="Trebuchet MS" w:cs="Times New Roman"/>
          <w:color w:val="000000"/>
          <w:sz w:val="21"/>
          <w:szCs w:val="21"/>
          <w:lang w:eastAsia="fr-FR"/>
        </w:rPr>
      </w:pPr>
      <w:bookmarkStart w:id="877" w:name="_Toc485881055"/>
      <w:bookmarkEnd w:id="877"/>
    </w:p>
    <w:p w14:paraId="05BA3415" w14:textId="3547F519" w:rsidR="005F51FD" w:rsidDel="00420C3F" w:rsidRDefault="005F51FD" w:rsidP="000652C2">
      <w:pPr>
        <w:pStyle w:val="Paragraphedeliste"/>
        <w:ind w:left="1276"/>
        <w:rPr>
          <w:del w:id="878" w:author="RANDRIAMAHARAVOMANANA, Tantely" w:date="2017-06-21T18:01:00Z"/>
          <w:rFonts w:ascii="Trebuchet MS" w:eastAsia="Times New Roman" w:hAnsi="Trebuchet MS" w:cs="Times New Roman"/>
          <w:color w:val="000000"/>
          <w:sz w:val="21"/>
          <w:szCs w:val="21"/>
          <w:lang w:eastAsia="fr-FR"/>
        </w:rPr>
      </w:pPr>
      <w:bookmarkStart w:id="879" w:name="_Toc485881056"/>
      <w:bookmarkEnd w:id="879"/>
    </w:p>
    <w:p w14:paraId="536CBEFA" w14:textId="24929A39" w:rsidR="005F51FD" w:rsidDel="00420C3F" w:rsidRDefault="005F51FD" w:rsidP="000652C2">
      <w:pPr>
        <w:pStyle w:val="Paragraphedeliste"/>
        <w:ind w:left="1276"/>
        <w:rPr>
          <w:del w:id="880" w:author="RANDRIAMAHARAVOMANANA, Tantely" w:date="2017-06-21T18:01:00Z"/>
          <w:rFonts w:ascii="Trebuchet MS" w:eastAsia="Times New Roman" w:hAnsi="Trebuchet MS" w:cs="Times New Roman"/>
          <w:color w:val="000000"/>
          <w:sz w:val="21"/>
          <w:szCs w:val="21"/>
          <w:lang w:eastAsia="fr-FR"/>
        </w:rPr>
      </w:pPr>
      <w:bookmarkStart w:id="881" w:name="_Toc485881057"/>
      <w:bookmarkEnd w:id="881"/>
    </w:p>
    <w:p w14:paraId="0DE76340" w14:textId="27334F64" w:rsidR="005F51FD" w:rsidDel="00420C3F" w:rsidRDefault="005F51FD" w:rsidP="000652C2">
      <w:pPr>
        <w:pStyle w:val="Paragraphedeliste"/>
        <w:ind w:left="1276"/>
        <w:rPr>
          <w:del w:id="882" w:author="RANDRIAMAHARAVOMANANA, Tantely" w:date="2017-06-21T18:01:00Z"/>
          <w:rFonts w:ascii="Trebuchet MS" w:eastAsia="Times New Roman" w:hAnsi="Trebuchet MS" w:cs="Times New Roman"/>
          <w:color w:val="000000"/>
          <w:sz w:val="21"/>
          <w:szCs w:val="21"/>
          <w:lang w:eastAsia="fr-FR"/>
        </w:rPr>
      </w:pPr>
      <w:bookmarkStart w:id="883" w:name="_Toc485881058"/>
      <w:bookmarkEnd w:id="883"/>
    </w:p>
    <w:p w14:paraId="00D74D58" w14:textId="767986E1" w:rsidR="005F51FD" w:rsidDel="00420C3F" w:rsidRDefault="005F51FD" w:rsidP="000652C2">
      <w:pPr>
        <w:pStyle w:val="Paragraphedeliste"/>
        <w:ind w:left="1276"/>
        <w:rPr>
          <w:del w:id="884" w:author="RANDRIAMAHARAVOMANANA, Tantely" w:date="2017-06-21T18:01:00Z"/>
          <w:rFonts w:ascii="Trebuchet MS" w:eastAsia="Times New Roman" w:hAnsi="Trebuchet MS" w:cs="Times New Roman"/>
          <w:color w:val="000000"/>
          <w:sz w:val="21"/>
          <w:szCs w:val="21"/>
          <w:lang w:eastAsia="fr-FR"/>
        </w:rPr>
      </w:pPr>
      <w:bookmarkStart w:id="885" w:name="_Toc485881059"/>
      <w:bookmarkEnd w:id="885"/>
    </w:p>
    <w:p w14:paraId="5EBEDA32" w14:textId="2F385C3D" w:rsidR="005F51FD" w:rsidDel="00420C3F" w:rsidRDefault="005F51FD" w:rsidP="000652C2">
      <w:pPr>
        <w:pStyle w:val="Paragraphedeliste"/>
        <w:ind w:left="1276"/>
        <w:rPr>
          <w:del w:id="886" w:author="RANDRIAMAHARAVOMANANA, Tantely" w:date="2017-06-21T18:01:00Z"/>
          <w:rFonts w:ascii="Trebuchet MS" w:eastAsia="Times New Roman" w:hAnsi="Trebuchet MS" w:cs="Times New Roman"/>
          <w:color w:val="000000"/>
          <w:sz w:val="21"/>
          <w:szCs w:val="21"/>
          <w:lang w:eastAsia="fr-FR"/>
        </w:rPr>
      </w:pPr>
      <w:bookmarkStart w:id="887" w:name="_Toc485881060"/>
      <w:bookmarkEnd w:id="887"/>
    </w:p>
    <w:p w14:paraId="5AC596F7" w14:textId="20376103" w:rsidR="005F51FD" w:rsidDel="00420C3F" w:rsidRDefault="005F51FD" w:rsidP="000652C2">
      <w:pPr>
        <w:pStyle w:val="Paragraphedeliste"/>
        <w:ind w:left="1276"/>
        <w:rPr>
          <w:del w:id="888" w:author="RANDRIAMAHARAVOMANANA, Tantely" w:date="2017-06-21T18:01:00Z"/>
          <w:rFonts w:ascii="Trebuchet MS" w:eastAsia="Times New Roman" w:hAnsi="Trebuchet MS" w:cs="Times New Roman"/>
          <w:color w:val="000000"/>
          <w:sz w:val="21"/>
          <w:szCs w:val="21"/>
          <w:lang w:eastAsia="fr-FR"/>
        </w:rPr>
      </w:pPr>
      <w:bookmarkStart w:id="889" w:name="_Toc485881061"/>
      <w:bookmarkEnd w:id="889"/>
    </w:p>
    <w:p w14:paraId="693D6F20" w14:textId="07916332" w:rsidR="005F51FD" w:rsidDel="00420C3F" w:rsidRDefault="005F51FD" w:rsidP="000652C2">
      <w:pPr>
        <w:pStyle w:val="Paragraphedeliste"/>
        <w:ind w:left="1276"/>
        <w:rPr>
          <w:del w:id="890" w:author="RANDRIAMAHARAVOMANANA, Tantely" w:date="2017-06-21T18:01:00Z"/>
          <w:rFonts w:ascii="Trebuchet MS" w:eastAsia="Times New Roman" w:hAnsi="Trebuchet MS" w:cs="Times New Roman"/>
          <w:color w:val="000000"/>
          <w:sz w:val="21"/>
          <w:szCs w:val="21"/>
          <w:lang w:eastAsia="fr-FR"/>
        </w:rPr>
      </w:pPr>
      <w:bookmarkStart w:id="891" w:name="_Toc485881062"/>
      <w:bookmarkEnd w:id="891"/>
    </w:p>
    <w:p w14:paraId="77CA12D4" w14:textId="1E413F43" w:rsidR="00CF6DC6" w:rsidDel="00CF6DC6" w:rsidRDefault="00CF6DC6" w:rsidP="000652C2">
      <w:pPr>
        <w:pStyle w:val="Paragraphedeliste"/>
        <w:ind w:left="1276"/>
        <w:rPr>
          <w:del w:id="892" w:author="RANDRIAMAHARAVOMANANA, Tantely" w:date="2017-06-21T17:56:00Z"/>
          <w:rFonts w:ascii="Trebuchet MS" w:eastAsia="Times New Roman" w:hAnsi="Trebuchet MS" w:cs="Times New Roman"/>
          <w:color w:val="000000"/>
          <w:sz w:val="21"/>
          <w:szCs w:val="21"/>
          <w:lang w:eastAsia="fr-FR"/>
        </w:rPr>
      </w:pPr>
      <w:bookmarkStart w:id="893" w:name="_Toc485881063"/>
      <w:bookmarkEnd w:id="893"/>
    </w:p>
    <w:p w14:paraId="5D5431F8" w14:textId="4824A4B6" w:rsidR="005F51FD" w:rsidDel="00CF6DC6" w:rsidRDefault="005F51FD" w:rsidP="000652C2">
      <w:pPr>
        <w:pStyle w:val="Paragraphedeliste"/>
        <w:ind w:left="1276"/>
        <w:rPr>
          <w:del w:id="894" w:author="RANDRIAMAHARAVOMANANA, Tantely" w:date="2017-06-21T17:56:00Z"/>
          <w:rFonts w:ascii="Trebuchet MS" w:eastAsia="Times New Roman" w:hAnsi="Trebuchet MS" w:cs="Times New Roman"/>
          <w:color w:val="000000"/>
          <w:sz w:val="21"/>
          <w:szCs w:val="21"/>
          <w:lang w:eastAsia="fr-FR"/>
        </w:rPr>
      </w:pPr>
      <w:bookmarkStart w:id="895" w:name="_Toc485881064"/>
      <w:bookmarkEnd w:id="895"/>
    </w:p>
    <w:p w14:paraId="020DDA87" w14:textId="40CFBCDF" w:rsidR="005F51FD" w:rsidDel="00CF6DC6" w:rsidRDefault="005F51FD" w:rsidP="000652C2">
      <w:pPr>
        <w:pStyle w:val="Paragraphedeliste"/>
        <w:ind w:left="1276"/>
        <w:rPr>
          <w:del w:id="896" w:author="RANDRIAMAHARAVOMANANA, Tantely" w:date="2017-06-21T17:56:00Z"/>
          <w:rFonts w:ascii="Trebuchet MS" w:eastAsia="Times New Roman" w:hAnsi="Trebuchet MS" w:cs="Times New Roman"/>
          <w:color w:val="000000"/>
          <w:sz w:val="21"/>
          <w:szCs w:val="21"/>
          <w:lang w:eastAsia="fr-FR"/>
        </w:rPr>
      </w:pPr>
      <w:bookmarkStart w:id="897" w:name="_Toc485881065"/>
      <w:bookmarkEnd w:id="897"/>
    </w:p>
    <w:p w14:paraId="688521F1" w14:textId="6F9723FE" w:rsidR="005F51FD" w:rsidDel="00420C3F" w:rsidRDefault="005F51FD" w:rsidP="000652C2">
      <w:pPr>
        <w:pStyle w:val="Paragraphedeliste"/>
        <w:ind w:left="1276"/>
        <w:rPr>
          <w:del w:id="898" w:author="RANDRIAMAHARAVOMANANA, Tantely" w:date="2017-06-21T18:01:00Z"/>
          <w:rFonts w:ascii="Trebuchet MS" w:eastAsia="Times New Roman" w:hAnsi="Trebuchet MS" w:cs="Times New Roman"/>
          <w:color w:val="000000"/>
          <w:sz w:val="21"/>
          <w:szCs w:val="21"/>
          <w:lang w:eastAsia="fr-FR"/>
        </w:rPr>
      </w:pPr>
      <w:bookmarkStart w:id="899" w:name="_Toc485881066"/>
      <w:bookmarkEnd w:id="899"/>
    </w:p>
    <w:p w14:paraId="5673FD88" w14:textId="144CB545" w:rsidR="00723F50" w:rsidDel="00420C3F" w:rsidRDefault="00723F50" w:rsidP="000652C2">
      <w:pPr>
        <w:pStyle w:val="Paragraphedeliste"/>
        <w:ind w:left="1276"/>
        <w:rPr>
          <w:del w:id="900" w:author="RANDRIAMAHARAVOMANANA, Tantely" w:date="2017-06-21T18:01:00Z"/>
          <w:rFonts w:ascii="Trebuchet MS" w:eastAsia="Times New Roman" w:hAnsi="Trebuchet MS" w:cs="Times New Roman"/>
          <w:color w:val="000000"/>
          <w:sz w:val="21"/>
          <w:szCs w:val="21"/>
          <w:lang w:eastAsia="fr-FR"/>
        </w:rPr>
      </w:pPr>
      <w:bookmarkStart w:id="901" w:name="_Toc485881067"/>
      <w:bookmarkEnd w:id="901"/>
    </w:p>
    <w:p w14:paraId="2EFA6BF4" w14:textId="77777777" w:rsidR="00043664" w:rsidRPr="00043664" w:rsidRDefault="00043664" w:rsidP="00043664">
      <w:pPr>
        <w:pStyle w:val="Title2"/>
        <w:numPr>
          <w:ilvl w:val="1"/>
          <w:numId w:val="37"/>
        </w:numPr>
        <w:rPr>
          <w:ins w:id="902" w:author="RANDRIAMAHARAVOMANANA, Tantely" w:date="2017-06-21T18:13:00Z"/>
          <w:rFonts w:eastAsia="Times New Roman"/>
        </w:rPr>
      </w:pPr>
      <w:bookmarkStart w:id="903" w:name="_Toc485881068"/>
      <w:ins w:id="904" w:author="RANDRIAMAHARAVOMANANA, Tantely" w:date="2017-06-21T18:13:00Z">
        <w:r w:rsidRPr="00043664">
          <w:rPr>
            <w:rFonts w:eastAsia="Times New Roman"/>
          </w:rPr>
          <w:t>Missions</w:t>
        </w:r>
        <w:bookmarkEnd w:id="903"/>
      </w:ins>
    </w:p>
    <w:p w14:paraId="580C4B80" w14:textId="0E97F743" w:rsidR="00043664" w:rsidRDefault="00043664" w:rsidP="00043664">
      <w:pPr>
        <w:pStyle w:val="Corps"/>
        <w:rPr>
          <w:ins w:id="905" w:author="RANDRIAMAHARAVOMANANA, Tantely" w:date="2017-06-21T18:16:00Z"/>
        </w:rPr>
      </w:pPr>
      <w:ins w:id="906" w:author="RANDRIAMAHARAVOMANANA, Tantely" w:date="2017-06-21T18:15:00Z">
        <w:r>
          <w:t xml:space="preserve">Mes principales </w:t>
        </w:r>
      </w:ins>
      <w:ins w:id="907" w:author="RANDRIAMAHARAVOMANANA, Tantely" w:date="2017-06-21T18:16:00Z">
        <w:r>
          <w:t>ont été </w:t>
        </w:r>
      </w:ins>
      <w:ins w:id="908" w:author="RANDRIAMAHARAVOMANANA, Tantely" w:date="2017-06-22T02:56:00Z">
        <w:r w:rsidR="00D500A0">
          <w:t xml:space="preserve">de </w:t>
        </w:r>
      </w:ins>
      <w:ins w:id="909" w:author="RANDRIAMAHARAVOMANANA, Tantely" w:date="2017-06-21T18:16:00Z">
        <w:r>
          <w:t xml:space="preserve">: </w:t>
        </w:r>
      </w:ins>
    </w:p>
    <w:p w14:paraId="783B178B" w14:textId="7AA410BF" w:rsidR="00043664" w:rsidRDefault="00043664" w:rsidP="00043664">
      <w:pPr>
        <w:pStyle w:val="Corps"/>
        <w:numPr>
          <w:ilvl w:val="0"/>
          <w:numId w:val="12"/>
        </w:numPr>
        <w:rPr>
          <w:ins w:id="910" w:author="RANDRIAMAHARAVOMANANA, Tantely" w:date="2017-06-21T18:17:00Z"/>
        </w:rPr>
        <w:pPrChange w:id="911" w:author="RANDRIAMAHARAVOMANANA, Tantely" w:date="2017-06-21T18:16:00Z">
          <w:pPr>
            <w:pStyle w:val="Corps"/>
          </w:pPr>
        </w:pPrChange>
      </w:pPr>
      <w:ins w:id="912" w:author="RANDRIAMAHARAVOMANANA, Tantely" w:date="2017-06-21T18:16:00Z">
        <w:r>
          <w:t>monter en compétence sur le Projet SERT</w:t>
        </w:r>
      </w:ins>
      <w:ins w:id="913" w:author="RANDRIAMAHARAVOMANANA, Tantely" w:date="2017-06-21T18:17:00Z">
        <w:r>
          <w:t>, l’objectif était de comprendre SERT sur ses asp</w:t>
        </w:r>
        <w:r w:rsidR="00C603A8">
          <w:t>ects techniques et fonctionnels</w:t>
        </w:r>
      </w:ins>
      <w:ins w:id="914" w:author="RANDRIAMAHARAVOMANANA, Tantely" w:date="2017-06-22T02:56:00Z">
        <w:r w:rsidR="00C603A8">
          <w:t> </w:t>
        </w:r>
      </w:ins>
      <w:ins w:id="915" w:author="RANDRIAMAHARAVOMANANA, Tantely" w:date="2017-06-21T18:17:00Z">
        <w:r w:rsidR="00C603A8">
          <w:t>;</w:t>
        </w:r>
      </w:ins>
    </w:p>
    <w:p w14:paraId="569CE252" w14:textId="0203DF9A" w:rsidR="00043664" w:rsidRDefault="00DC2D27" w:rsidP="00043664">
      <w:pPr>
        <w:pStyle w:val="Corps"/>
        <w:numPr>
          <w:ilvl w:val="0"/>
          <w:numId w:val="12"/>
        </w:numPr>
        <w:rPr>
          <w:ins w:id="916" w:author="RANDRIAMAHARAVOMANANA, Tantely" w:date="2017-06-22T02:56:00Z"/>
        </w:rPr>
        <w:pPrChange w:id="917" w:author="RANDRIAMAHARAVOMANANA, Tantely" w:date="2017-06-21T18:16:00Z">
          <w:pPr>
            <w:pStyle w:val="Corps"/>
          </w:pPr>
        </w:pPrChange>
      </w:pPr>
      <w:ins w:id="918" w:author="RANDRIAMAHARAVOMANANA, Tantely" w:date="2017-06-21T18:18:00Z">
        <w:r>
          <w:t xml:space="preserve">monter en compétence sur Swing et JavaFX, </w:t>
        </w:r>
      </w:ins>
      <w:ins w:id="919" w:author="RANDRIAMAHARAVOMANANA, Tantely" w:date="2017-06-22T02:55:00Z">
        <w:r w:rsidR="00C603A8">
          <w:t>l’objectif était d’intégrer JavaFX avec Swing pour assurer l’amélioration continue de l’application</w:t>
        </w:r>
      </w:ins>
      <w:ins w:id="920" w:author="RANDRIAMAHARAVOMANANA, Tantely" w:date="2017-06-22T02:56:00Z">
        <w:r w:rsidR="00C603A8">
          <w:t> </w:t>
        </w:r>
      </w:ins>
      <w:ins w:id="921" w:author="RANDRIAMAHARAVOMANANA, Tantely" w:date="2017-06-22T02:55:00Z">
        <w:r w:rsidR="00C603A8">
          <w:t>;</w:t>
        </w:r>
      </w:ins>
    </w:p>
    <w:p w14:paraId="163ED4C5" w14:textId="5299D648" w:rsidR="00C603A8" w:rsidRDefault="00D500A0" w:rsidP="00043664">
      <w:pPr>
        <w:pStyle w:val="Corps"/>
        <w:numPr>
          <w:ilvl w:val="0"/>
          <w:numId w:val="12"/>
        </w:numPr>
        <w:rPr>
          <w:ins w:id="922" w:author="RANDRIAMAHARAVOMANANA, Tantely" w:date="2017-06-22T02:57:00Z"/>
        </w:rPr>
        <w:pPrChange w:id="923" w:author="RANDRIAMAHARAVOMANANA, Tantely" w:date="2017-06-21T18:16:00Z">
          <w:pPr>
            <w:pStyle w:val="Corps"/>
          </w:pPr>
        </w:pPrChange>
      </w:pPr>
      <w:ins w:id="924" w:author="RANDRIAMAHARAVOMANANA, Tantely" w:date="2017-06-22T02:56:00Z">
        <w:r>
          <w:t xml:space="preserve">développer les évolutions pour la nouvelle version </w:t>
        </w:r>
      </w:ins>
      <w:ins w:id="925" w:author="RANDRIAMAHARAVOMANANA, Tantely" w:date="2017-06-22T02:57:00Z">
        <w:r>
          <w:t xml:space="preserve">2.0 </w:t>
        </w:r>
      </w:ins>
      <w:ins w:id="926" w:author="RANDRIAMAHARAVOMANANA, Tantely" w:date="2017-06-22T02:56:00Z">
        <w:r>
          <w:t>de</w:t>
        </w:r>
      </w:ins>
      <w:ins w:id="927" w:author="RANDRIAMAHARAVOMANANA, Tantely" w:date="2017-06-22T02:57:00Z">
        <w:r>
          <w:t xml:space="preserve"> SERT ;</w:t>
        </w:r>
      </w:ins>
    </w:p>
    <w:p w14:paraId="72BE7327" w14:textId="6BD47901" w:rsidR="00D500A0" w:rsidRDefault="00AC4DB7" w:rsidP="00043664">
      <w:pPr>
        <w:pStyle w:val="Corps"/>
        <w:numPr>
          <w:ilvl w:val="0"/>
          <w:numId w:val="12"/>
        </w:numPr>
        <w:rPr>
          <w:ins w:id="928" w:author="RANDRIAMAHARAVOMANANA, Tantely" w:date="2017-06-22T02:59:00Z"/>
        </w:rPr>
        <w:pPrChange w:id="929" w:author="RANDRIAMAHARAVOMANANA, Tantely" w:date="2017-06-21T18:16:00Z">
          <w:pPr>
            <w:pStyle w:val="Corps"/>
          </w:pPr>
        </w:pPrChange>
      </w:pPr>
      <w:ins w:id="930" w:author="RANDRIAMAHARAVOMANANA, Tantely" w:date="2017-06-22T02:59:00Z">
        <w:r>
          <w:t>participer aux phases de test du projet ;</w:t>
        </w:r>
      </w:ins>
    </w:p>
    <w:p w14:paraId="51331E1D" w14:textId="326E11D4" w:rsidR="00AC4DB7" w:rsidRDefault="00AC4DB7" w:rsidP="00043664">
      <w:pPr>
        <w:pStyle w:val="Corps"/>
        <w:numPr>
          <w:ilvl w:val="0"/>
          <w:numId w:val="12"/>
        </w:numPr>
        <w:rPr>
          <w:ins w:id="931" w:author="RANDRIAMAHARAVOMANANA, Tantely" w:date="2017-06-21T18:13:00Z"/>
        </w:rPr>
        <w:pPrChange w:id="932" w:author="RANDRIAMAHARAVOMANANA, Tantely" w:date="2017-06-21T18:16:00Z">
          <w:pPr>
            <w:pStyle w:val="Corps"/>
          </w:pPr>
        </w:pPrChange>
      </w:pPr>
      <w:ins w:id="933" w:author="RANDRIAMAHARAVOMANANA, Tantely" w:date="2017-06-22T02:59:00Z">
        <w:r>
          <w:t xml:space="preserve">participer à la correction des anomalies </w:t>
        </w:r>
      </w:ins>
      <w:ins w:id="934" w:author="RANDRIAMAHARAVOMANANA, Tantely" w:date="2017-06-22T03:00:00Z">
        <w:r>
          <w:t>recensées</w:t>
        </w:r>
      </w:ins>
      <w:ins w:id="935" w:author="RANDRIAMAHARAVOMANANA, Tantely" w:date="2017-06-22T02:59:00Z">
        <w:r>
          <w:t xml:space="preserve"> dans les test</w:t>
        </w:r>
      </w:ins>
      <w:ins w:id="936" w:author="RANDRIAMAHARAVOMANANA, Tantely" w:date="2017-06-22T03:00:00Z">
        <w:r>
          <w:t>s</w:t>
        </w:r>
      </w:ins>
      <w:ins w:id="937" w:author="RANDRIAMAHARAVOMANANA, Tantely" w:date="2017-06-22T02:59:00Z">
        <w:r>
          <w:t>.</w:t>
        </w:r>
      </w:ins>
    </w:p>
    <w:p w14:paraId="6AB961DD" w14:textId="77777777" w:rsidR="00043664" w:rsidRDefault="00043664" w:rsidP="00043664">
      <w:pPr>
        <w:pStyle w:val="Paragraphedeliste"/>
        <w:ind w:left="1276"/>
        <w:rPr>
          <w:rFonts w:ascii="Trebuchet MS" w:eastAsia="Times New Roman" w:hAnsi="Trebuchet MS" w:cs="Times New Roman"/>
          <w:color w:val="000000"/>
          <w:sz w:val="21"/>
          <w:szCs w:val="21"/>
          <w:lang w:eastAsia="fr-FR"/>
        </w:rPr>
      </w:pPr>
    </w:p>
    <w:p w14:paraId="54088A43" w14:textId="77777777" w:rsidR="005A2D2A" w:rsidRDefault="005A2D2A" w:rsidP="00043664">
      <w:pPr>
        <w:pStyle w:val="Paragraphedeliste"/>
        <w:ind w:left="1276"/>
        <w:rPr>
          <w:rFonts w:ascii="Trebuchet MS" w:eastAsia="Times New Roman" w:hAnsi="Trebuchet MS" w:cs="Times New Roman"/>
          <w:color w:val="000000"/>
          <w:sz w:val="21"/>
          <w:szCs w:val="21"/>
          <w:lang w:eastAsia="fr-FR"/>
        </w:rPr>
      </w:pPr>
    </w:p>
    <w:p w14:paraId="6E90E89D" w14:textId="77777777" w:rsidR="005A2D2A" w:rsidRDefault="005A2D2A" w:rsidP="00043664">
      <w:pPr>
        <w:pStyle w:val="Paragraphedeliste"/>
        <w:ind w:left="1276"/>
        <w:rPr>
          <w:rFonts w:ascii="Trebuchet MS" w:eastAsia="Times New Roman" w:hAnsi="Trebuchet MS" w:cs="Times New Roman"/>
          <w:color w:val="000000"/>
          <w:sz w:val="21"/>
          <w:szCs w:val="21"/>
          <w:lang w:eastAsia="fr-FR"/>
        </w:rPr>
      </w:pPr>
    </w:p>
    <w:p w14:paraId="4838D29C" w14:textId="77777777" w:rsidR="005A2D2A" w:rsidRDefault="005A2D2A" w:rsidP="00043664">
      <w:pPr>
        <w:pStyle w:val="Paragraphedeliste"/>
        <w:ind w:left="1276"/>
        <w:rPr>
          <w:rFonts w:ascii="Trebuchet MS" w:eastAsia="Times New Roman" w:hAnsi="Trebuchet MS" w:cs="Times New Roman"/>
          <w:color w:val="000000"/>
          <w:sz w:val="21"/>
          <w:szCs w:val="21"/>
          <w:lang w:eastAsia="fr-FR"/>
        </w:rPr>
      </w:pPr>
    </w:p>
    <w:p w14:paraId="46F48303" w14:textId="77777777" w:rsidR="005A2D2A" w:rsidRDefault="005A2D2A" w:rsidP="00043664">
      <w:pPr>
        <w:pStyle w:val="Paragraphedeliste"/>
        <w:ind w:left="1276"/>
        <w:rPr>
          <w:rFonts w:ascii="Trebuchet MS" w:eastAsia="Times New Roman" w:hAnsi="Trebuchet MS" w:cs="Times New Roman"/>
          <w:color w:val="000000"/>
          <w:sz w:val="21"/>
          <w:szCs w:val="21"/>
          <w:lang w:eastAsia="fr-FR"/>
        </w:rPr>
      </w:pPr>
    </w:p>
    <w:p w14:paraId="2D52E9DA" w14:textId="77777777" w:rsidR="005A2D2A" w:rsidRDefault="005A2D2A" w:rsidP="00043664">
      <w:pPr>
        <w:pStyle w:val="Paragraphedeliste"/>
        <w:ind w:left="1276"/>
        <w:rPr>
          <w:ins w:id="938" w:author="RANDRIAMAHARAVOMANANA, Tantely" w:date="2017-06-21T18:13:00Z"/>
          <w:rFonts w:ascii="Trebuchet MS" w:eastAsia="Times New Roman" w:hAnsi="Trebuchet MS" w:cs="Times New Roman"/>
          <w:color w:val="000000"/>
          <w:sz w:val="21"/>
          <w:szCs w:val="21"/>
          <w:lang w:eastAsia="fr-FR"/>
        </w:rPr>
      </w:pPr>
    </w:p>
    <w:p w14:paraId="3AD2393A" w14:textId="3DEC96F0" w:rsidR="00723F50" w:rsidRDefault="00723F50" w:rsidP="00CF6DC6">
      <w:pPr>
        <w:pStyle w:val="Title2"/>
        <w:pPrChange w:id="939" w:author="RANDRIAMAHARAVOMANANA, Tantely" w:date="2017-06-21T17:57:00Z">
          <w:pPr>
            <w:pStyle w:val="Title1"/>
          </w:pPr>
        </w:pPrChange>
      </w:pPr>
      <w:bookmarkStart w:id="940" w:name="_Toc485881069"/>
      <w:r w:rsidRPr="0000672C">
        <w:lastRenderedPageBreak/>
        <w:t>Gestion de projet</w:t>
      </w:r>
      <w:bookmarkEnd w:id="940"/>
    </w:p>
    <w:p w14:paraId="2DEA3259" w14:textId="671C3942" w:rsidR="00723F50" w:rsidRDefault="006E3900" w:rsidP="00CF6DC6">
      <w:pPr>
        <w:pStyle w:val="Title3"/>
        <w:rPr>
          <w:rFonts w:eastAsia="Times New Roman"/>
        </w:rPr>
        <w:pPrChange w:id="941" w:author="RANDRIAMAHARAVOMANANA, Tantely" w:date="2017-06-21T17:58:00Z">
          <w:pPr>
            <w:pStyle w:val="Title2"/>
          </w:pPr>
        </w:pPrChange>
      </w:pPr>
      <w:r>
        <w:rPr>
          <w:rFonts w:eastAsia="Times New Roman"/>
        </w:rPr>
        <w:t>En</w:t>
      </w:r>
      <w:r w:rsidR="004B4A98">
        <w:rPr>
          <w:rFonts w:eastAsia="Times New Roman"/>
        </w:rPr>
        <w:t>vironnement de travail</w:t>
      </w:r>
    </w:p>
    <w:p w14:paraId="01874043" w14:textId="09F98CA9" w:rsidR="005A2D2A" w:rsidRDefault="00B32597" w:rsidP="005A2D2A">
      <w:pPr>
        <w:pStyle w:val="Corps"/>
      </w:pPr>
      <w:r>
        <w:t>L’équipe projet SERT</w:t>
      </w:r>
      <w:r w:rsidR="005A2D2A" w:rsidRPr="005A2D2A">
        <w:t xml:space="preserve"> </w:t>
      </w:r>
      <w:r w:rsidR="006F52B4">
        <w:t>était</w:t>
      </w:r>
      <w:r w:rsidR="005A2D2A" w:rsidRPr="005A2D2A">
        <w:t xml:space="preserve"> constituée de </w:t>
      </w:r>
      <w:r>
        <w:t>sept personne</w:t>
      </w:r>
      <w:r w:rsidR="006F52B4">
        <w:t>s au début. A partir de la phase de test d’intégration, l’équipe était réduite à 5 personnes</w:t>
      </w:r>
      <w:r w:rsidR="005A2D2A" w:rsidRPr="005A2D2A">
        <w:t xml:space="preserve">. Pascal BOENNEC, « Delivery Service Manager » du cluster GIS, est le chef de projet. Il veille à ce que les plannings et les engagements fonctionnels soient bien respectés, et surtout il gère l’aspect financier du projet. </w:t>
      </w:r>
      <w:r w:rsidR="0079533B">
        <w:t>Xavier DENOYERS</w:t>
      </w:r>
      <w:r w:rsidR="005A2D2A" w:rsidRPr="005A2D2A">
        <w:t>, qui est responsable</w:t>
      </w:r>
      <w:r w:rsidR="0000020B">
        <w:t xml:space="preserve"> de l’application</w:t>
      </w:r>
      <w:r w:rsidR="005A2D2A" w:rsidRPr="005A2D2A">
        <w:t xml:space="preserve">, est en contact permanent avec le client et les développeurs. C’est </w:t>
      </w:r>
      <w:r w:rsidR="002E7406">
        <w:t>lui</w:t>
      </w:r>
      <w:r w:rsidR="005A2D2A" w:rsidRPr="005A2D2A">
        <w:t xml:space="preserve"> qui anime la « daily » ou la « DSTUM », Daily Stand Up Meeting, un élément central du scrum management mis en place par Capgemini dans la plupart des projets. Tous les matins et pendant 15 minutes maximum, chaque membre de l’équipe décrit ce qu’il a fait la veille, met à jour ses tâches et ses restes à faires (RAF), annonce ce qu’il compte faire aujourd’hui, et informe sur la prése</w:t>
      </w:r>
      <w:r w:rsidR="001C48EC">
        <w:t>nce ou non de points bloquants.</w:t>
      </w:r>
    </w:p>
    <w:p w14:paraId="0C9A56BA" w14:textId="003CBD84" w:rsidR="00723F50" w:rsidRDefault="006E3900" w:rsidP="00CF6DC6">
      <w:pPr>
        <w:pStyle w:val="Title3"/>
        <w:rPr>
          <w:rFonts w:eastAsia="Times New Roman"/>
        </w:rPr>
        <w:pPrChange w:id="942" w:author="RANDRIAMAHARAVOMANANA, Tantely" w:date="2017-06-21T17:58:00Z">
          <w:pPr>
            <w:pStyle w:val="Title2"/>
          </w:pPr>
        </w:pPrChange>
      </w:pPr>
      <w:r>
        <w:rPr>
          <w:rFonts w:eastAsia="Times New Roman"/>
        </w:rPr>
        <w:t>Conduite de projet</w:t>
      </w:r>
    </w:p>
    <w:p w14:paraId="5FEF0A89" w14:textId="3EF01434" w:rsidR="006910C7" w:rsidRDefault="00D3052B" w:rsidP="006910C7">
      <w:pPr>
        <w:pStyle w:val="Corps"/>
      </w:pPr>
      <w:r>
        <w:t>U</w:t>
      </w:r>
      <w:r w:rsidR="00B0521C" w:rsidRPr="00B0521C">
        <w:t xml:space="preserve">ne méthode de conduite de projet </w:t>
      </w:r>
      <w:r w:rsidR="003B2E2E">
        <w:t>est toujours à adopter dans un projet de développement de système d’information</w:t>
      </w:r>
      <w:r w:rsidR="00B0521C" w:rsidRPr="00B0521C">
        <w:t xml:space="preserve">. En effet, nous avons ici un projet de développement informatique dont l’objectif d’avoir un logiciel de qualité qui répond </w:t>
      </w:r>
      <w:r w:rsidR="003B2E2E">
        <w:t>aux besoins du client</w:t>
      </w:r>
      <w:r w:rsidR="00B0521C" w:rsidRPr="00B0521C">
        <w:t>.</w:t>
      </w:r>
      <w:r w:rsidR="005233CC">
        <w:t xml:space="preserve"> Le </w:t>
      </w:r>
      <w:r w:rsidR="004329F0">
        <w:t xml:space="preserve">modèle de démarche en « V » a été adopté par notre responsable d’application </w:t>
      </w:r>
      <w:r w:rsidR="00125B45">
        <w:t>dans ce projet.</w:t>
      </w:r>
    </w:p>
    <w:p w14:paraId="17FDE19C" w14:textId="2C2FE284" w:rsidR="00723F50" w:rsidRDefault="0039175E" w:rsidP="0039175E">
      <w:pPr>
        <w:pStyle w:val="Titre44"/>
        <w:rPr>
          <w:rFonts w:eastAsia="Times New Roman"/>
        </w:rPr>
        <w:pPrChange w:id="943" w:author="RANDRIAMAHARAVOMANANA, Tantely" w:date="2017-06-21T17:58:00Z">
          <w:pPr>
            <w:pStyle w:val="Title2"/>
          </w:pPr>
        </w:pPrChange>
      </w:pPr>
      <w:r>
        <w:rPr>
          <w:rFonts w:eastAsia="Times New Roman"/>
        </w:rPr>
        <w:t xml:space="preserve"> </w:t>
      </w:r>
      <w:r w:rsidR="00370F63">
        <w:rPr>
          <w:rFonts w:eastAsia="Times New Roman"/>
        </w:rPr>
        <w:t>Le cycle en V</w:t>
      </w:r>
    </w:p>
    <w:p w14:paraId="4398F80C" w14:textId="3138271A" w:rsidR="00370F63" w:rsidRDefault="00E02DCF" w:rsidP="00370F63">
      <w:pPr>
        <w:pStyle w:val="Corps"/>
      </w:pPr>
      <w:r w:rsidRPr="00E02DCF">
        <w:t>La démarche en V consiste à ordonner l’exécution de chaque phase du projet d’une façon à ce que chaque phase est accompagnée d’une fin d’étape destinée à formaliser la validation de la phase écoulée avant de passer à la phase suivante.</w:t>
      </w:r>
    </w:p>
    <w:p w14:paraId="1E8B4A12" w14:textId="77777777" w:rsidR="00686DDD" w:rsidRDefault="00E02DCF" w:rsidP="00686DDD">
      <w:pPr>
        <w:pStyle w:val="Corps"/>
        <w:keepNext/>
      </w:pPr>
      <w:r w:rsidRPr="00217F81">
        <w:rPr>
          <w:noProof/>
          <w:lang w:eastAsia="fr-FR"/>
        </w:rPr>
        <w:lastRenderedPageBreak/>
        <w:drawing>
          <wp:inline distT="0" distB="0" distL="0" distR="0" wp14:anchorId="6CE82DA0" wp14:editId="5767910F">
            <wp:extent cx="5036820" cy="300990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36820" cy="3009900"/>
                    </a:xfrm>
                    <a:prstGeom prst="rect">
                      <a:avLst/>
                    </a:prstGeom>
                    <a:noFill/>
                    <a:ln>
                      <a:noFill/>
                    </a:ln>
                  </pic:spPr>
                </pic:pic>
              </a:graphicData>
            </a:graphic>
          </wp:inline>
        </w:drawing>
      </w:r>
    </w:p>
    <w:p w14:paraId="5240ED0E" w14:textId="1569FC32" w:rsidR="00E02DCF" w:rsidRDefault="00686DDD" w:rsidP="00686DDD">
      <w:pPr>
        <w:pStyle w:val="Lgende"/>
        <w:jc w:val="center"/>
      </w:pPr>
      <w:r>
        <w:t xml:space="preserve">Figure </w:t>
      </w:r>
      <w:r>
        <w:fldChar w:fldCharType="begin"/>
      </w:r>
      <w:r>
        <w:instrText xml:space="preserve"> SEQ Figure \* ARABIC </w:instrText>
      </w:r>
      <w:r>
        <w:fldChar w:fldCharType="separate"/>
      </w:r>
      <w:r>
        <w:rPr>
          <w:noProof/>
        </w:rPr>
        <w:t>10</w:t>
      </w:r>
      <w:r>
        <w:fldChar w:fldCharType="end"/>
      </w:r>
      <w:r>
        <w:t xml:space="preserve"> Démache cycle en C</w:t>
      </w:r>
    </w:p>
    <w:p w14:paraId="2B09F0E6" w14:textId="77777777" w:rsidR="00625798" w:rsidRPr="00625798" w:rsidRDefault="00625798" w:rsidP="00625798">
      <w:pPr>
        <w:pStyle w:val="Corps"/>
        <w:rPr>
          <w:lang w:val="en-GB"/>
        </w:rPr>
      </w:pPr>
    </w:p>
    <w:p w14:paraId="7DCF1E10" w14:textId="0DC13C6F" w:rsidR="00544CAC" w:rsidRDefault="00544CAC" w:rsidP="00544CAC">
      <w:pPr>
        <w:pStyle w:val="Titre44"/>
      </w:pPr>
      <w:bookmarkStart w:id="944" w:name="_Toc425682746"/>
      <w:r>
        <w:t xml:space="preserve"> </w:t>
      </w:r>
      <w:r>
        <w:t>Les phases du projet</w:t>
      </w:r>
      <w:bookmarkStart w:id="945" w:name="_GoBack"/>
      <w:bookmarkEnd w:id="944"/>
      <w:bookmarkEnd w:id="945"/>
    </w:p>
    <w:p w14:paraId="517DEF6C" w14:textId="77777777" w:rsidR="009815BD" w:rsidRDefault="009815BD" w:rsidP="009815BD">
      <w:pPr>
        <w:pStyle w:val="Corps"/>
      </w:pPr>
      <w:r>
        <w:t>L’idée est d’abord de découper le projet en phase. Chaque phase a un objectif précis et regroupe des tâches spécifiques dans l’atteint de cet objectif. Les phases faciliteront la gestion du projet dans sa mise en œuvre.</w:t>
      </w:r>
    </w:p>
    <w:p w14:paraId="6756EA9B" w14:textId="77777777" w:rsidR="009815BD" w:rsidRDefault="009815BD" w:rsidP="009815BD">
      <w:pPr>
        <w:pStyle w:val="CORPSKO"/>
        <w:numPr>
          <w:ilvl w:val="0"/>
          <w:numId w:val="38"/>
        </w:numPr>
      </w:pPr>
      <w:r>
        <w:t>Phase d’expression des besoins : Le but de cette phase est de recueillir les  des utilisateurs (ou des clients). Une fois tous les besoins recueillis, on peut les catégoriser selon les fonctionnalités du système.</w:t>
      </w:r>
    </w:p>
    <w:p w14:paraId="0C733D7D" w14:textId="77777777" w:rsidR="009815BD" w:rsidRDefault="009815BD" w:rsidP="009815BD">
      <w:pPr>
        <w:pStyle w:val="CORPSKO"/>
        <w:numPr>
          <w:ilvl w:val="0"/>
          <w:numId w:val="38"/>
        </w:numPr>
      </w:pPr>
      <w:r>
        <w:t>Phase d’analyse et de spécification : Le but ici est d’élaborer un cahier de charge à partir des besoins recueillis. Le cahier de charge définit les aspects fonctionnels et techniques du logiciel à développer.</w:t>
      </w:r>
    </w:p>
    <w:p w14:paraId="3C0A9D95" w14:textId="77777777" w:rsidR="009815BD" w:rsidRDefault="009815BD" w:rsidP="009815BD">
      <w:pPr>
        <w:pStyle w:val="CORPSKO"/>
        <w:numPr>
          <w:ilvl w:val="0"/>
          <w:numId w:val="38"/>
        </w:numPr>
      </w:pPr>
      <w:r>
        <w:t>Phase de conception : Dans cette on essaie de modéliser les aspects du logiciel avant de les développer.</w:t>
      </w:r>
    </w:p>
    <w:p w14:paraId="7E4C274E" w14:textId="77777777" w:rsidR="009815BD" w:rsidRDefault="009815BD" w:rsidP="009815BD">
      <w:pPr>
        <w:pStyle w:val="CORPSKO"/>
        <w:numPr>
          <w:ilvl w:val="0"/>
          <w:numId w:val="38"/>
        </w:numPr>
      </w:pPr>
      <w:r>
        <w:t>Phase de développement et d’implémentation : Dans cette phase le chantier est lancé. L</w:t>
      </w:r>
      <w:r w:rsidRPr="00407A63">
        <w:t>es</w:t>
      </w:r>
      <w:r>
        <w:t xml:space="preserve"> modèles de la phase de conception sont développés pour devenir </w:t>
      </w:r>
      <w:r w:rsidRPr="00407A63">
        <w:t>réel.</w:t>
      </w:r>
      <w:r>
        <w:t xml:space="preserve">   </w:t>
      </w:r>
    </w:p>
    <w:p w14:paraId="4A8CD4CB" w14:textId="77777777" w:rsidR="009815BD" w:rsidRPr="00C151A0" w:rsidRDefault="009815BD" w:rsidP="009815BD">
      <w:pPr>
        <w:pStyle w:val="CORPSKO"/>
        <w:numPr>
          <w:ilvl w:val="0"/>
          <w:numId w:val="38"/>
        </w:numPr>
      </w:pPr>
      <w:r>
        <w:lastRenderedPageBreak/>
        <w:t>Phase de validation et test : Cette phase consiste à vérifier et à tester les résultats obtenus. Cette phase peut être exécutée après chacune des autres phases du projet.</w:t>
      </w:r>
    </w:p>
    <w:p w14:paraId="01C4CE74" w14:textId="77777777" w:rsidR="00723F50" w:rsidRDefault="00723F50" w:rsidP="00EF04BA">
      <w:pPr>
        <w:pStyle w:val="Corps"/>
        <w:rPr>
          <w:ins w:id="946" w:author="RANDRIAMAHARAVOMANANA, Tantely" w:date="2017-06-21T17:56:00Z"/>
        </w:rPr>
      </w:pPr>
    </w:p>
    <w:p w14:paraId="7C8DA048" w14:textId="77777777" w:rsidR="00CF6DC6" w:rsidRDefault="00CF6DC6" w:rsidP="000652C2">
      <w:pPr>
        <w:pStyle w:val="Paragraphedeliste"/>
        <w:ind w:left="1276"/>
        <w:rPr>
          <w:ins w:id="947" w:author="RANDRIAMAHARAVOMANANA, Tantely" w:date="2017-06-21T17:56:00Z"/>
          <w:rFonts w:ascii="Trebuchet MS" w:eastAsia="Times New Roman" w:hAnsi="Trebuchet MS" w:cs="Times New Roman"/>
          <w:color w:val="000000"/>
          <w:sz w:val="21"/>
          <w:szCs w:val="21"/>
          <w:lang w:eastAsia="fr-FR"/>
        </w:rPr>
      </w:pPr>
    </w:p>
    <w:p w14:paraId="3340FD8E" w14:textId="2A44DDB7" w:rsidR="00CF6DC6" w:rsidDel="00043664" w:rsidRDefault="00CF6DC6" w:rsidP="000652C2">
      <w:pPr>
        <w:pStyle w:val="Paragraphedeliste"/>
        <w:ind w:left="1276"/>
        <w:rPr>
          <w:del w:id="948" w:author="RANDRIAMAHARAVOMANANA, Tantely" w:date="2017-06-21T18:13:00Z"/>
          <w:rFonts w:ascii="Trebuchet MS" w:eastAsia="Times New Roman" w:hAnsi="Trebuchet MS" w:cs="Times New Roman"/>
          <w:color w:val="000000"/>
          <w:sz w:val="21"/>
          <w:szCs w:val="21"/>
          <w:lang w:eastAsia="fr-FR"/>
        </w:rPr>
      </w:pPr>
      <w:bookmarkStart w:id="949" w:name="_Toc485881073"/>
      <w:bookmarkEnd w:id="949"/>
    </w:p>
    <w:p w14:paraId="1CE5CF01" w14:textId="77777777" w:rsidR="00036D06" w:rsidRDefault="00F83113" w:rsidP="00F83113">
      <w:pPr>
        <w:pStyle w:val="Title1"/>
      </w:pPr>
      <w:bookmarkStart w:id="950" w:name="_Toc485881074"/>
      <w:r>
        <w:t>Réalisation</w:t>
      </w:r>
      <w:bookmarkEnd w:id="950"/>
    </w:p>
    <w:p w14:paraId="3743196E" w14:textId="5AC01744" w:rsidR="00036D06" w:rsidDel="00453D66" w:rsidRDefault="00983A4D" w:rsidP="00F83113">
      <w:pPr>
        <w:pStyle w:val="Title2"/>
        <w:rPr>
          <w:moveFrom w:id="951" w:author="RANDRIAMAHARAVOMANANA, Tantely" w:date="2017-06-21T17:43:00Z"/>
          <w:rFonts w:eastAsia="Times New Roman"/>
        </w:rPr>
      </w:pPr>
      <w:moveFromRangeStart w:id="952" w:author="RANDRIAMAHARAVOMANANA, Tantely" w:date="2017-06-21T17:43:00Z" w:name="move485830332"/>
      <w:moveFrom w:id="953" w:author="RANDRIAMAHARAVOMANANA, Tantely" w:date="2017-06-21T17:43:00Z">
        <w:r w:rsidDel="00453D66">
          <w:rPr>
            <w:rFonts w:eastAsia="Times New Roman"/>
          </w:rPr>
          <w:t>Appréhension</w:t>
        </w:r>
        <w:r w:rsidR="00F83113" w:rsidDel="00453D66">
          <w:rPr>
            <w:rFonts w:eastAsia="Times New Roman"/>
          </w:rPr>
          <w:t xml:space="preserve"> du projet SERT</w:t>
        </w:r>
        <w:bookmarkStart w:id="954" w:name="_Toc485881075"/>
        <w:bookmarkEnd w:id="954"/>
      </w:moveFrom>
    </w:p>
    <w:p w14:paraId="2433500D" w14:textId="70F8F096" w:rsidR="00C2091E" w:rsidDel="00453D66" w:rsidRDefault="00C2091E" w:rsidP="00C2091E">
      <w:pPr>
        <w:pStyle w:val="Title3"/>
        <w:rPr>
          <w:moveFrom w:id="955" w:author="RANDRIAMAHARAVOMANANA, Tantely" w:date="2017-06-21T17:43:00Z"/>
          <w:rFonts w:eastAsia="Times New Roman"/>
        </w:rPr>
      </w:pPr>
      <w:moveFrom w:id="956" w:author="RANDRIAMAHARAVOMANANA, Tantely" w:date="2017-06-21T17:43:00Z">
        <w:r w:rsidDel="00453D66">
          <w:rPr>
            <w:rFonts w:eastAsia="Times New Roman"/>
          </w:rPr>
          <w:t>Aspects fonctionnels de SERT</w:t>
        </w:r>
        <w:bookmarkStart w:id="957" w:name="_Toc485881076"/>
        <w:bookmarkEnd w:id="957"/>
      </w:moveFrom>
    </w:p>
    <w:p w14:paraId="5F92DA50" w14:textId="3C80C2BC" w:rsidR="002144FD" w:rsidDel="00453D66" w:rsidRDefault="00FE406F" w:rsidP="00017E4C">
      <w:pPr>
        <w:pStyle w:val="Corps"/>
        <w:rPr>
          <w:moveFrom w:id="958" w:author="RANDRIAMAHARAVOMANANA, Tantely" w:date="2017-06-21T17:43:00Z"/>
        </w:rPr>
      </w:pPr>
      <w:moveFrom w:id="959" w:author="RANDRIAMAHARAVOMANANA, Tantely" w:date="2017-06-21T17:43:00Z">
        <w:r w:rsidDel="00453D66">
          <w:t xml:space="preserve">L’appréhension de l’aspect fonctionnel de SERT n’était pas une mission évidente puisque l’application présente des fonctionnalités compliquées. </w:t>
        </w:r>
        <w:r w:rsidR="005239B5" w:rsidDel="00453D66">
          <w:t xml:space="preserve">Les documentations sur le projet m’ont beaucoup aidé dans cette partie. </w:t>
        </w:r>
        <w:r w:rsidR="008543E8" w:rsidDel="00453D66">
          <w:t>En effet, quelques documents ont été disponibles pour SERT comme les manuels d’utilisation, les documents de conception et les pages wiki.</w:t>
        </w:r>
        <w:r w:rsidR="00A232A4" w:rsidDel="00453D66">
          <w:t xml:space="preserve"> </w:t>
        </w:r>
        <w:r w:rsidR="00532C37" w:rsidDel="00453D66">
          <w:t>Les test</w:t>
        </w:r>
        <w:r w:rsidR="005B28D6" w:rsidDel="00453D66">
          <w:t>s</w:t>
        </w:r>
        <w:r w:rsidR="00532C37" w:rsidDel="00453D66">
          <w:t xml:space="preserve"> et les manipulations directes de l’application sur un environnement de test m’ont aussi aidé à voir comment les comportements de SERT.</w:t>
        </w:r>
        <w:r w:rsidR="005B28D6" w:rsidDel="00453D66">
          <w:t xml:space="preserve"> Voici quelques cas d’utilisation de SERT :</w:t>
        </w:r>
        <w:bookmarkStart w:id="960" w:name="_Toc485881077"/>
        <w:bookmarkEnd w:id="960"/>
      </w:moveFrom>
    </w:p>
    <w:p w14:paraId="1FCE15DE" w14:textId="5FAAFF50" w:rsidR="00D16172" w:rsidDel="00453D66" w:rsidRDefault="00395EEC" w:rsidP="00D16172">
      <w:pPr>
        <w:pStyle w:val="Corps"/>
        <w:keepNext/>
        <w:ind w:left="-426"/>
        <w:rPr>
          <w:moveFrom w:id="961" w:author="RANDRIAMAHARAVOMANANA, Tantely" w:date="2017-06-21T17:43:00Z"/>
        </w:rPr>
      </w:pPr>
      <w:moveFrom w:id="962" w:author="RANDRIAMAHARAVOMANANA, Tantely" w:date="2017-06-21T17:43:00Z">
        <w:r w:rsidDel="00453D66">
          <w:rPr>
            <w:noProof/>
            <w:lang w:eastAsia="fr-FR"/>
          </w:rPr>
          <w:drawing>
            <wp:inline distT="0" distB="0" distL="0" distR="0" wp14:anchorId="6D838CCF" wp14:editId="6ABDD26A">
              <wp:extent cx="5881213" cy="3905250"/>
              <wp:effectExtent l="0" t="0" r="571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81943" cy="3905735"/>
                      </a:xfrm>
                      <a:prstGeom prst="rect">
                        <a:avLst/>
                      </a:prstGeom>
                    </pic:spPr>
                  </pic:pic>
                </a:graphicData>
              </a:graphic>
            </wp:inline>
          </w:drawing>
        </w:r>
        <w:bookmarkStart w:id="963" w:name="_Toc485881078"/>
        <w:bookmarkEnd w:id="963"/>
      </w:moveFrom>
    </w:p>
    <w:p w14:paraId="4029A137" w14:textId="275E282A" w:rsidR="002144FD" w:rsidRPr="00A32DA2" w:rsidDel="00453D66" w:rsidRDefault="00D16172" w:rsidP="00D16172">
      <w:pPr>
        <w:pStyle w:val="Lgende"/>
        <w:jc w:val="center"/>
        <w:rPr>
          <w:moveFrom w:id="964" w:author="RANDRIAMAHARAVOMANANA, Tantely" w:date="2017-06-21T17:43:00Z"/>
          <w:lang w:val="fr-FR"/>
        </w:rPr>
      </w:pPr>
      <w:moveFrom w:id="965" w:author="RANDRIAMAHARAVOMANANA, Tantely" w:date="2017-06-21T17:43:00Z">
        <w:r w:rsidRPr="00A32DA2" w:rsidDel="00453D66">
          <w:rPr>
            <w:lang w:val="fr-FR"/>
          </w:rPr>
          <w:t xml:space="preserve">Figure </w:t>
        </w:r>
        <w:r w:rsidDel="00453D66">
          <w:fldChar w:fldCharType="begin"/>
        </w:r>
        <w:r w:rsidRPr="00A32DA2" w:rsidDel="00453D66">
          <w:rPr>
            <w:lang w:val="fr-FR"/>
          </w:rPr>
          <w:instrText xml:space="preserve"> SEQ Figure \* ARABIC </w:instrText>
        </w:r>
        <w:r w:rsidDel="00453D66">
          <w:fldChar w:fldCharType="separate"/>
        </w:r>
        <w:r w:rsidR="00D60EC6" w:rsidRPr="00A32DA2" w:rsidDel="00453D66">
          <w:rPr>
            <w:noProof/>
            <w:lang w:val="fr-FR"/>
          </w:rPr>
          <w:t>6</w:t>
        </w:r>
        <w:r w:rsidDel="00453D66">
          <w:fldChar w:fldCharType="end"/>
        </w:r>
        <w:r w:rsidRPr="00A32DA2" w:rsidDel="00453D66">
          <w:rPr>
            <w:lang w:val="fr-FR"/>
          </w:rPr>
          <w:t xml:space="preserve"> Diagramme de cas d'utlilisation SERT 1.1.6</w:t>
        </w:r>
        <w:bookmarkStart w:id="966" w:name="_Toc485881079"/>
        <w:bookmarkEnd w:id="966"/>
      </w:moveFrom>
    </w:p>
    <w:p w14:paraId="181AA455" w14:textId="1419363A" w:rsidR="002144FD" w:rsidDel="00453D66" w:rsidRDefault="00BA1692" w:rsidP="002257B5">
      <w:pPr>
        <w:pStyle w:val="Corps"/>
        <w:numPr>
          <w:ilvl w:val="0"/>
          <w:numId w:val="10"/>
        </w:numPr>
        <w:rPr>
          <w:moveFrom w:id="967" w:author="RANDRIAMAHARAVOMANANA, Tantely" w:date="2017-06-21T17:43:00Z"/>
        </w:rPr>
      </w:pPr>
      <w:moveFrom w:id="968" w:author="RANDRIAMAHARAVOMANANA, Tantely" w:date="2017-06-21T17:43:00Z">
        <w:r w:rsidRPr="00BA1692" w:rsidDel="00453D66">
          <w:t>CAS</w:t>
        </w:r>
        <w:r w:rsidDel="00453D66">
          <w:t xml:space="preserve"> D’UTILISATION « S’AUTHENTIFIER  » : Pour accéder à son tableau de bord les utilisateurs doivent s’authentifier.</w:t>
        </w:r>
        <w:bookmarkStart w:id="969" w:name="_Toc485881080"/>
        <w:bookmarkEnd w:id="969"/>
      </w:moveFrom>
    </w:p>
    <w:p w14:paraId="511F1331" w14:textId="0C9B08F9" w:rsidR="00421DF8" w:rsidDel="00453D66" w:rsidRDefault="00D022C7" w:rsidP="00421DF8">
      <w:pPr>
        <w:pStyle w:val="Corps"/>
        <w:numPr>
          <w:ilvl w:val="0"/>
          <w:numId w:val="10"/>
        </w:numPr>
        <w:rPr>
          <w:moveFrom w:id="970" w:author="RANDRIAMAHARAVOMANANA, Tantely" w:date="2017-06-21T17:43:00Z"/>
        </w:rPr>
      </w:pPr>
      <w:moveFrom w:id="971" w:author="RANDRIAMAHARAVOMANANA, Tantely" w:date="2017-06-21T17:43:00Z">
        <w:r w:rsidRPr="00BA1692" w:rsidDel="00453D66">
          <w:t>CAS</w:t>
        </w:r>
        <w:r w:rsidDel="00453D66">
          <w:t xml:space="preserve"> D’UTILISATION «</w:t>
        </w:r>
        <w:r w:rsidR="00421DF8" w:rsidRPr="00421DF8" w:rsidDel="00453D66">
          <w:t>GERER LES GABARITS</w:t>
        </w:r>
        <w:r w:rsidDel="00453D66">
          <w:t xml:space="preserve">» : </w:t>
        </w:r>
        <w:r w:rsidR="00421DF8" w:rsidRPr="00421DF8" w:rsidDel="00453D66">
          <w:t>L’administrateur consulte / modifie / ajoute / supprime des gabarits.</w:t>
        </w:r>
        <w:bookmarkStart w:id="972" w:name="_Toc485881081"/>
        <w:bookmarkEnd w:id="972"/>
      </w:moveFrom>
    </w:p>
    <w:p w14:paraId="30300F20" w14:textId="39ED6FB0" w:rsidR="00D34B88" w:rsidDel="00453D66" w:rsidRDefault="00D022C7" w:rsidP="00D34B88">
      <w:pPr>
        <w:pStyle w:val="Corps"/>
        <w:numPr>
          <w:ilvl w:val="0"/>
          <w:numId w:val="10"/>
        </w:numPr>
        <w:rPr>
          <w:moveFrom w:id="973" w:author="RANDRIAMAHARAVOMANANA, Tantely" w:date="2017-06-21T17:43:00Z"/>
        </w:rPr>
      </w:pPr>
      <w:moveFrom w:id="974" w:author="RANDRIAMAHARAVOMANANA, Tantely" w:date="2017-06-21T17:43:00Z">
        <w:r w:rsidRPr="00BA1692" w:rsidDel="00453D66">
          <w:t>CAS</w:t>
        </w:r>
        <w:r w:rsidDel="00453D66">
          <w:t xml:space="preserve"> D’UTILISATION «</w:t>
        </w:r>
        <w:r w:rsidR="00D34B88" w:rsidRPr="00D34B88" w:rsidDel="00453D66">
          <w:t>GERER LES UTILISATEURS</w:t>
        </w:r>
        <w:r w:rsidDel="00453D66">
          <w:t xml:space="preserve">» : </w:t>
        </w:r>
        <w:r w:rsidR="00D34B88" w:rsidRPr="00D34B88" w:rsidDel="00453D66">
          <w:t>L’administrateur peut affecter les utilisateurs à un profil de consultant, rédacteur ou administrateur. Par défaut le profil d’un utilisateur est celui de consultant.</w:t>
        </w:r>
        <w:bookmarkStart w:id="975" w:name="_Toc485881082"/>
        <w:bookmarkEnd w:id="975"/>
      </w:moveFrom>
    </w:p>
    <w:p w14:paraId="3EC10DAD" w14:textId="79AE6250" w:rsidR="003D0B66" w:rsidDel="00453D66" w:rsidRDefault="00D022C7" w:rsidP="003D0B66">
      <w:pPr>
        <w:pStyle w:val="Corps"/>
        <w:numPr>
          <w:ilvl w:val="0"/>
          <w:numId w:val="10"/>
        </w:numPr>
        <w:rPr>
          <w:moveFrom w:id="976" w:author="RANDRIAMAHARAVOMANANA, Tantely" w:date="2017-06-21T17:43:00Z"/>
        </w:rPr>
      </w:pPr>
      <w:moveFrom w:id="977" w:author="RANDRIAMAHARAVOMANANA, Tantely" w:date="2017-06-21T17:43:00Z">
        <w:r w:rsidRPr="00BA1692" w:rsidDel="00453D66">
          <w:t>CAS</w:t>
        </w:r>
        <w:r w:rsidDel="00453D66">
          <w:t xml:space="preserve"> D’UTILISATION «</w:t>
        </w:r>
        <w:r w:rsidR="0035028A" w:rsidRPr="0035028A" w:rsidDel="00453D66">
          <w:t>GERER LE PARAMETRAGE</w:t>
        </w:r>
        <w:r w:rsidDel="00453D66">
          <w:t xml:space="preserve">» : </w:t>
        </w:r>
        <w:r w:rsidR="003D0B66" w:rsidRPr="003D0B66" w:rsidDel="00453D66">
          <w:t xml:space="preserve">L’administrateur </w:t>
        </w:r>
        <w:r w:rsidR="003D0B66" w:rsidDel="00453D66">
          <w:t>peut</w:t>
        </w:r>
        <w:r w:rsidR="003D0B66" w:rsidRPr="003D0B66" w:rsidDel="00453D66">
          <w:t xml:space="preserve"> paramétrer un certain nombre de propriétés de l’application. </w:t>
        </w:r>
        <w:bookmarkStart w:id="978" w:name="_Toc485881083"/>
        <w:bookmarkEnd w:id="978"/>
      </w:moveFrom>
    </w:p>
    <w:p w14:paraId="0F367187" w14:textId="6CD5B901" w:rsidR="00BA1692" w:rsidDel="00453D66" w:rsidRDefault="00D022C7" w:rsidP="00915865">
      <w:pPr>
        <w:pStyle w:val="Corps"/>
        <w:numPr>
          <w:ilvl w:val="0"/>
          <w:numId w:val="10"/>
        </w:numPr>
        <w:rPr>
          <w:moveFrom w:id="979" w:author="RANDRIAMAHARAVOMANANA, Tantely" w:date="2017-06-21T17:43:00Z"/>
        </w:rPr>
      </w:pPr>
      <w:moveFrom w:id="980" w:author="RANDRIAMAHARAVOMANANA, Tantely" w:date="2017-06-21T17:43:00Z">
        <w:r w:rsidRPr="00BA1692" w:rsidDel="00453D66">
          <w:t>CAS</w:t>
        </w:r>
        <w:r w:rsidDel="00453D66">
          <w:t xml:space="preserve"> D’UTILISATION «</w:t>
        </w:r>
        <w:r w:rsidR="00915865" w:rsidRPr="00915865" w:rsidDel="00453D66">
          <w:t>PRODUCTION RIE</w:t>
        </w:r>
        <w:r w:rsidDel="00453D66">
          <w:t xml:space="preserve">» : </w:t>
        </w:r>
        <w:r w:rsidR="00915865" w:rsidRPr="003D0B66" w:rsidDel="00453D66">
          <w:t xml:space="preserve">L’administrateur </w:t>
        </w:r>
        <w:r w:rsidR="00915865" w:rsidDel="00453D66">
          <w:t>et le rédacteur de régime peuvent créer un régime intérieur élémentaire.</w:t>
        </w:r>
        <w:bookmarkStart w:id="981" w:name="_Toc485881084"/>
        <w:bookmarkEnd w:id="981"/>
      </w:moveFrom>
    </w:p>
    <w:p w14:paraId="36AE0D0E" w14:textId="3844AF73" w:rsidR="00915865" w:rsidDel="00453D66" w:rsidRDefault="00915865" w:rsidP="007C7ACC">
      <w:pPr>
        <w:pStyle w:val="Corps"/>
        <w:numPr>
          <w:ilvl w:val="0"/>
          <w:numId w:val="10"/>
        </w:numPr>
        <w:rPr>
          <w:moveFrom w:id="982" w:author="RANDRIAMAHARAVOMANANA, Tantely" w:date="2017-06-21T17:43:00Z"/>
        </w:rPr>
      </w:pPr>
      <w:moveFrom w:id="983" w:author="RANDRIAMAHARAVOMANANA, Tantely" w:date="2017-06-21T17:43:00Z">
        <w:r w:rsidRPr="00BA1692" w:rsidDel="00453D66">
          <w:t>CAS</w:t>
        </w:r>
        <w:r w:rsidDel="00453D66">
          <w:t xml:space="preserve"> D’UTILISATION «</w:t>
        </w:r>
        <w:r w:rsidRPr="00915865" w:rsidDel="00453D66">
          <w:t xml:space="preserve">PRODUCTION </w:t>
        </w:r>
        <w:r w:rsidDel="00453D66">
          <w:t xml:space="preserve">RIC» : </w:t>
        </w:r>
        <w:r w:rsidR="007C7ACC" w:rsidRPr="007C7ACC" w:rsidDel="00453D66">
          <w:t>L’objectif est de générer un régime intérieur commun</w:t>
        </w:r>
        <w:r w:rsidR="007C7ACC" w:rsidDel="00453D66">
          <w:t>.</w:t>
        </w:r>
        <w:bookmarkStart w:id="984" w:name="_Toc485881085"/>
        <w:bookmarkEnd w:id="984"/>
      </w:moveFrom>
    </w:p>
    <w:p w14:paraId="4E3790BA" w14:textId="44907D10" w:rsidR="00A220C8" w:rsidDel="00453D66" w:rsidRDefault="00E30DFF" w:rsidP="00A220C8">
      <w:pPr>
        <w:pStyle w:val="Corps"/>
        <w:numPr>
          <w:ilvl w:val="0"/>
          <w:numId w:val="10"/>
        </w:numPr>
        <w:rPr>
          <w:moveFrom w:id="985" w:author="RANDRIAMAHARAVOMANANA, Tantely" w:date="2017-06-21T17:43:00Z"/>
        </w:rPr>
      </w:pPr>
      <w:moveFrom w:id="986" w:author="RANDRIAMAHARAVOMANANA, Tantely" w:date="2017-06-21T17:43:00Z">
        <w:r w:rsidRPr="00BA1692" w:rsidDel="00453D66">
          <w:t>CAS</w:t>
        </w:r>
        <w:r w:rsidDel="00453D66">
          <w:t xml:space="preserve"> D’UTILISATION «</w:t>
        </w:r>
        <w:r w:rsidRPr="00915865" w:rsidDel="00453D66">
          <w:t xml:space="preserve">PRODUCTION </w:t>
        </w:r>
        <w:r w:rsidDel="00453D66">
          <w:t xml:space="preserve">RE» : </w:t>
        </w:r>
        <w:r w:rsidR="00A220C8" w:rsidRPr="00A220C8" w:rsidDel="00453D66">
          <w:t>L’objectif est l’obtention d’un régime de tir extérieur.</w:t>
        </w:r>
        <w:bookmarkStart w:id="987" w:name="_Toc485881086"/>
        <w:bookmarkEnd w:id="987"/>
      </w:moveFrom>
    </w:p>
    <w:p w14:paraId="44B803B7" w14:textId="38CDEF12" w:rsidR="00915865" w:rsidDel="00453D66" w:rsidRDefault="00915865" w:rsidP="00A220C8">
      <w:pPr>
        <w:pStyle w:val="Corps"/>
        <w:numPr>
          <w:ilvl w:val="0"/>
          <w:numId w:val="10"/>
        </w:numPr>
        <w:rPr>
          <w:moveFrom w:id="988" w:author="RANDRIAMAHARAVOMANANA, Tantely" w:date="2017-06-21T17:43:00Z"/>
        </w:rPr>
      </w:pPr>
      <w:moveFrom w:id="989" w:author="RANDRIAMAHARAVOMANANA, Tantely" w:date="2017-06-21T17:43:00Z">
        <w:r w:rsidRPr="00BA1692" w:rsidDel="00453D66">
          <w:t>CAS</w:t>
        </w:r>
        <w:r w:rsidDel="00453D66">
          <w:t xml:space="preserve"> D’UTILISATION «</w:t>
        </w:r>
        <w:r w:rsidRPr="00915865" w:rsidDel="00453D66">
          <w:t xml:space="preserve">PRODUCTION </w:t>
        </w:r>
        <w:r w:rsidR="00E30DFF" w:rsidDel="00453D66">
          <w:t>D’ETUDE</w:t>
        </w:r>
        <w:r w:rsidDel="00453D66">
          <w:t xml:space="preserve">» : </w:t>
        </w:r>
        <w:r w:rsidR="00E30DFF" w:rsidRPr="00E30DFF" w:rsidDel="00453D66">
          <w:t>L'étude est une sollicitation ponctuelle qui ne rentre pas dans le cadre du projet pour laquelle le traitant doit pouvoir effectuer une simulation graphique et en sortir les résultats que l’on retrouve dans les autres régimes. L’étude pourra éventuellement être transformée en projet.</w:t>
        </w:r>
        <w:bookmarkStart w:id="990" w:name="_Toc485881087"/>
        <w:bookmarkEnd w:id="990"/>
      </w:moveFrom>
    </w:p>
    <w:p w14:paraId="62735CA5" w14:textId="0EB66755" w:rsidR="00F10FD0" w:rsidDel="00453D66" w:rsidRDefault="0016463F" w:rsidP="00F10FD0">
      <w:pPr>
        <w:pStyle w:val="Corps"/>
        <w:numPr>
          <w:ilvl w:val="0"/>
          <w:numId w:val="10"/>
        </w:numPr>
        <w:rPr>
          <w:moveFrom w:id="991" w:author="RANDRIAMAHARAVOMANANA, Tantely" w:date="2017-06-21T17:43:00Z"/>
        </w:rPr>
      </w:pPr>
      <w:moveFrom w:id="992" w:author="RANDRIAMAHARAVOMANANA, Tantely" w:date="2017-06-21T17:43:00Z">
        <w:r w:rsidRPr="00BA1692" w:rsidDel="00453D66">
          <w:t>CAS</w:t>
        </w:r>
        <w:r w:rsidDel="00453D66">
          <w:t xml:space="preserve"> D’UTILISATION «</w:t>
        </w:r>
        <w:r w:rsidR="006E64B8" w:rsidRPr="006E64B8" w:rsidDel="00453D66">
          <w:t>MODIFIER LE STATUT</w:t>
        </w:r>
        <w:r w:rsidDel="00453D66">
          <w:t xml:space="preserve">» : </w:t>
        </w:r>
        <w:r w:rsidR="00F10FD0" w:rsidRPr="00F10FD0" w:rsidDel="00453D66">
          <w:t>La modification du statut permet d’indiquer à l’administrateur et aux autres rédacteurs l’état d’avancement d’un projet. Il permet également de joindre les documents réglementaires pour organiser la publication du régime.</w:t>
        </w:r>
        <w:bookmarkStart w:id="993" w:name="_Toc485881088"/>
        <w:bookmarkEnd w:id="993"/>
      </w:moveFrom>
    </w:p>
    <w:p w14:paraId="7EB6059F" w14:textId="724C6383" w:rsidR="00F10FD0" w:rsidDel="00453D66" w:rsidRDefault="0016463F" w:rsidP="00F10FD0">
      <w:pPr>
        <w:pStyle w:val="Corps"/>
        <w:numPr>
          <w:ilvl w:val="0"/>
          <w:numId w:val="10"/>
        </w:numPr>
        <w:rPr>
          <w:moveFrom w:id="994" w:author="RANDRIAMAHARAVOMANANA, Tantely" w:date="2017-06-21T17:43:00Z"/>
        </w:rPr>
      </w:pPr>
      <w:moveFrom w:id="995" w:author="RANDRIAMAHARAVOMANANA, Tantely" w:date="2017-06-21T17:43:00Z">
        <w:r w:rsidRPr="00BA1692" w:rsidDel="00453D66">
          <w:t>CAS</w:t>
        </w:r>
        <w:r w:rsidDel="00453D66">
          <w:t xml:space="preserve"> D’UTILISATION «</w:t>
        </w:r>
        <w:r w:rsidR="00F10FD0" w:rsidDel="00453D66">
          <w:t>SUPPRIMER DES PROJETS</w:t>
        </w:r>
        <w:r w:rsidDel="00453D66">
          <w:t xml:space="preserve">» : </w:t>
        </w:r>
        <w:r w:rsidR="00F10FD0" w:rsidRPr="00F10FD0" w:rsidDel="00453D66">
          <w:t>L’objectif du cas d’utilisation est de permettre de supprimer les projets inutilisés.</w:t>
        </w:r>
        <w:bookmarkStart w:id="996" w:name="_Toc485881089"/>
        <w:bookmarkEnd w:id="996"/>
      </w:moveFrom>
    </w:p>
    <w:p w14:paraId="2802A33E" w14:textId="1BD06380" w:rsidR="00AD5D34" w:rsidDel="00453D66" w:rsidRDefault="0016463F" w:rsidP="00AD5D34">
      <w:pPr>
        <w:pStyle w:val="Corps"/>
        <w:numPr>
          <w:ilvl w:val="0"/>
          <w:numId w:val="10"/>
        </w:numPr>
        <w:rPr>
          <w:moveFrom w:id="997" w:author="RANDRIAMAHARAVOMANANA, Tantely" w:date="2017-06-21T17:43:00Z"/>
        </w:rPr>
      </w:pPr>
      <w:moveFrom w:id="998" w:author="RANDRIAMAHARAVOMANANA, Tantely" w:date="2017-06-21T17:43:00Z">
        <w:r w:rsidRPr="00BA1692" w:rsidDel="00453D66">
          <w:t>CAS</w:t>
        </w:r>
        <w:r w:rsidDel="00453D66">
          <w:t xml:space="preserve"> D’UTILISATION «</w:t>
        </w:r>
        <w:r w:rsidRPr="00915865" w:rsidDel="00453D66">
          <w:t xml:space="preserve">PRODUCTION </w:t>
        </w:r>
        <w:r w:rsidR="00AD5D34" w:rsidDel="00453D66">
          <w:t>DES ETUDES</w:t>
        </w:r>
        <w:r w:rsidDel="00453D66">
          <w:t xml:space="preserve">» : </w:t>
        </w:r>
        <w:r w:rsidR="00AD5D34" w:rsidRPr="00AD5D34" w:rsidDel="00453D66">
          <w:t>L’objectif du cas d’utilisation est de permettre de supprimer les études inutilisés.</w:t>
        </w:r>
        <w:bookmarkStart w:id="999" w:name="_Toc485881090"/>
        <w:bookmarkEnd w:id="999"/>
      </w:moveFrom>
    </w:p>
    <w:p w14:paraId="083D4C61" w14:textId="5771BD93" w:rsidR="00AD2BBD" w:rsidDel="00453D66" w:rsidRDefault="0016463F" w:rsidP="00AD2BBD">
      <w:pPr>
        <w:pStyle w:val="Corps"/>
        <w:numPr>
          <w:ilvl w:val="0"/>
          <w:numId w:val="10"/>
        </w:numPr>
        <w:rPr>
          <w:moveFrom w:id="1000" w:author="RANDRIAMAHARAVOMANANA, Tantely" w:date="2017-06-21T17:43:00Z"/>
        </w:rPr>
      </w:pPr>
      <w:moveFrom w:id="1001" w:author="RANDRIAMAHARAVOMANANA, Tantely" w:date="2017-06-21T17:43:00Z">
        <w:r w:rsidRPr="00BA1692" w:rsidDel="00453D66">
          <w:t>CAS</w:t>
        </w:r>
        <w:r w:rsidDel="00453D66">
          <w:t xml:space="preserve"> D’UTILISATION «</w:t>
        </w:r>
        <w:r w:rsidR="00AD2BBD" w:rsidDel="00453D66">
          <w:t>CONSULTER</w:t>
        </w:r>
        <w:r w:rsidDel="00453D66">
          <w:t xml:space="preserve">» : </w:t>
        </w:r>
        <w:r w:rsidR="00AD2BBD" w:rsidRPr="00AD2BBD" w:rsidDel="00453D66">
          <w:t>L’objectif est de retrouver aisément un régime, un projet ou une étude et d’en visualiser les informations telles que le nom, la région…</w:t>
        </w:r>
        <w:bookmarkStart w:id="1002" w:name="_Toc485881091"/>
        <w:bookmarkEnd w:id="1002"/>
      </w:moveFrom>
    </w:p>
    <w:p w14:paraId="32A7EA53" w14:textId="566D6C8B" w:rsidR="0016463F" w:rsidDel="00453D66" w:rsidRDefault="0016463F" w:rsidP="00AD2BBD">
      <w:pPr>
        <w:pStyle w:val="Corps"/>
        <w:numPr>
          <w:ilvl w:val="0"/>
          <w:numId w:val="10"/>
        </w:numPr>
        <w:rPr>
          <w:moveFrom w:id="1003" w:author="RANDRIAMAHARAVOMANANA, Tantely" w:date="2017-06-21T17:43:00Z"/>
        </w:rPr>
      </w:pPr>
      <w:moveFrom w:id="1004" w:author="RANDRIAMAHARAVOMANANA, Tantely" w:date="2017-06-21T17:43:00Z">
        <w:r w:rsidRPr="00BA1692" w:rsidDel="00453D66">
          <w:t>CAS</w:t>
        </w:r>
        <w:r w:rsidDel="00453D66">
          <w:t xml:space="preserve"> D’UTILISATION «</w:t>
        </w:r>
        <w:r w:rsidRPr="00915865" w:rsidDel="00453D66">
          <w:t xml:space="preserve">PRODUCTION </w:t>
        </w:r>
        <w:r w:rsidDel="00453D66">
          <w:t xml:space="preserve">RE» : </w:t>
        </w:r>
        <w:r w:rsidRPr="00A220C8" w:rsidDel="00453D66">
          <w:t>L’objectif est l’obtention d’un régime de tir extérieur.</w:t>
        </w:r>
        <w:bookmarkStart w:id="1005" w:name="_Toc485881092"/>
        <w:bookmarkEnd w:id="1005"/>
      </w:moveFrom>
    </w:p>
    <w:p w14:paraId="6ED537C2" w14:textId="68100CC8" w:rsidR="00915865" w:rsidDel="00453D66" w:rsidRDefault="00F55364" w:rsidP="00F55364">
      <w:pPr>
        <w:pStyle w:val="Corps"/>
        <w:rPr>
          <w:moveFrom w:id="1006" w:author="RANDRIAMAHARAVOMANANA, Tantely" w:date="2017-06-21T17:43:00Z"/>
        </w:rPr>
      </w:pPr>
      <w:moveFrom w:id="1007" w:author="RANDRIAMAHARAVOMANANA, Tantely" w:date="2017-06-21T17:43:00Z">
        <w:r w:rsidDel="00453D66">
          <w:t>Par contre voici le diagramme de cas d’utilisation</w:t>
        </w:r>
        <w:r w:rsidR="00F0396E" w:rsidDel="00453D66">
          <w:t xml:space="preserve"> simplifié</w:t>
        </w:r>
        <w:r w:rsidDel="00453D66">
          <w:t xml:space="preserve"> de la nouvelle version 2.0 de SERT :</w:t>
        </w:r>
        <w:bookmarkStart w:id="1008" w:name="_Toc485881093"/>
        <w:bookmarkEnd w:id="1008"/>
      </w:moveFrom>
    </w:p>
    <w:p w14:paraId="04C903DE" w14:textId="57946132" w:rsidR="00F0396E" w:rsidDel="00453D66" w:rsidRDefault="00F0396E" w:rsidP="00F0396E">
      <w:pPr>
        <w:pStyle w:val="Corps"/>
        <w:keepNext/>
        <w:ind w:left="-426"/>
        <w:rPr>
          <w:moveFrom w:id="1009" w:author="RANDRIAMAHARAVOMANANA, Tantely" w:date="2017-06-21T17:43:00Z"/>
        </w:rPr>
      </w:pPr>
      <w:moveFrom w:id="1010" w:author="RANDRIAMAHARAVOMANANA, Tantely" w:date="2017-06-21T17:43:00Z">
        <w:r w:rsidDel="00453D66">
          <w:rPr>
            <w:noProof/>
            <w:lang w:eastAsia="fr-FR"/>
          </w:rPr>
          <w:drawing>
            <wp:inline distT="0" distB="0" distL="0" distR="0" wp14:anchorId="0F3E1809" wp14:editId="5C2CB77B">
              <wp:extent cx="6261100" cy="4394226"/>
              <wp:effectExtent l="0" t="0" r="6350" b="635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67317" cy="4398589"/>
                      </a:xfrm>
                      <a:prstGeom prst="rect">
                        <a:avLst/>
                      </a:prstGeom>
                    </pic:spPr>
                  </pic:pic>
                </a:graphicData>
              </a:graphic>
            </wp:inline>
          </w:drawing>
        </w:r>
        <w:bookmarkStart w:id="1011" w:name="_Toc485881094"/>
        <w:bookmarkEnd w:id="1011"/>
      </w:moveFrom>
    </w:p>
    <w:p w14:paraId="2EA60ED3" w14:textId="7309FC5A" w:rsidR="00F55364" w:rsidRPr="00A32DA2" w:rsidDel="00453D66" w:rsidRDefault="00F0396E" w:rsidP="00F0396E">
      <w:pPr>
        <w:pStyle w:val="Lgende"/>
        <w:jc w:val="center"/>
        <w:rPr>
          <w:moveFrom w:id="1012" w:author="RANDRIAMAHARAVOMANANA, Tantely" w:date="2017-06-21T17:43:00Z"/>
          <w:lang w:val="fr-FR"/>
        </w:rPr>
      </w:pPr>
      <w:moveFrom w:id="1013" w:author="RANDRIAMAHARAVOMANANA, Tantely" w:date="2017-06-21T17:43:00Z">
        <w:r w:rsidRPr="00A32DA2" w:rsidDel="00453D66">
          <w:rPr>
            <w:lang w:val="fr-FR"/>
          </w:rPr>
          <w:t xml:space="preserve">Figure </w:t>
        </w:r>
        <w:r w:rsidDel="00453D66">
          <w:fldChar w:fldCharType="begin"/>
        </w:r>
        <w:r w:rsidRPr="00A32DA2" w:rsidDel="00453D66">
          <w:rPr>
            <w:lang w:val="fr-FR"/>
          </w:rPr>
          <w:instrText xml:space="preserve"> SEQ Figure \* ARABIC </w:instrText>
        </w:r>
        <w:r w:rsidDel="00453D66">
          <w:fldChar w:fldCharType="separate"/>
        </w:r>
        <w:r w:rsidR="00D60EC6" w:rsidRPr="00A32DA2" w:rsidDel="00453D66">
          <w:rPr>
            <w:noProof/>
            <w:lang w:val="fr-FR"/>
          </w:rPr>
          <w:t>7</w:t>
        </w:r>
        <w:r w:rsidDel="00453D66">
          <w:fldChar w:fldCharType="end"/>
        </w:r>
        <w:r w:rsidRPr="00A32DA2" w:rsidDel="00453D66">
          <w:rPr>
            <w:lang w:val="fr-FR"/>
          </w:rPr>
          <w:t>Diagramme de cas d'utlilisation SERT 2.0</w:t>
        </w:r>
        <w:bookmarkStart w:id="1014" w:name="_Toc485881095"/>
        <w:bookmarkEnd w:id="1014"/>
      </w:moveFrom>
    </w:p>
    <w:p w14:paraId="339390D1" w14:textId="6122F903" w:rsidR="002144FD" w:rsidDel="00453D66" w:rsidRDefault="002144FD" w:rsidP="00017E4C">
      <w:pPr>
        <w:pStyle w:val="Corps"/>
        <w:rPr>
          <w:moveFrom w:id="1015" w:author="RANDRIAMAHARAVOMANANA, Tantely" w:date="2017-06-21T17:43:00Z"/>
        </w:rPr>
      </w:pPr>
      <w:bookmarkStart w:id="1016" w:name="_Toc485881096"/>
      <w:bookmarkEnd w:id="1016"/>
    </w:p>
    <w:p w14:paraId="3F276570" w14:textId="47358682" w:rsidR="00242F6F" w:rsidRPr="00242F6F" w:rsidDel="00453D66" w:rsidRDefault="00242F6F" w:rsidP="00242F6F">
      <w:pPr>
        <w:pStyle w:val="Title3"/>
        <w:rPr>
          <w:moveFrom w:id="1017" w:author="RANDRIAMAHARAVOMANANA, Tantely" w:date="2017-06-21T17:43:00Z"/>
          <w:rFonts w:eastAsia="Times New Roman"/>
          <w:lang w:eastAsia="fr-FR"/>
        </w:rPr>
      </w:pPr>
      <w:moveFrom w:id="1018" w:author="RANDRIAMAHARAVOMANANA, Tantely" w:date="2017-06-21T17:43:00Z">
        <w:r w:rsidRPr="00242F6F" w:rsidDel="00453D66">
          <w:rPr>
            <w:rFonts w:eastAsia="Times New Roman"/>
            <w:lang w:eastAsia="fr-FR"/>
          </w:rPr>
          <w:t>Architecture logique de SERT</w:t>
        </w:r>
        <w:bookmarkStart w:id="1019" w:name="_Toc485881097"/>
        <w:bookmarkEnd w:id="1019"/>
      </w:moveFrom>
    </w:p>
    <w:p w14:paraId="656B466A" w14:textId="0648D058" w:rsidR="00242F6F" w:rsidDel="00453D66" w:rsidRDefault="00087522" w:rsidP="00242F6F">
      <w:pPr>
        <w:pStyle w:val="Corps"/>
        <w:rPr>
          <w:moveFrom w:id="1020" w:author="RANDRIAMAHARAVOMANANA, Tantely" w:date="2017-06-21T17:43:00Z"/>
        </w:rPr>
      </w:pPr>
      <w:moveFrom w:id="1021" w:author="RANDRIAMAHARAVOMANANA, Tantely" w:date="2017-06-21T17:43:00Z">
        <w:r w:rsidDel="00453D66">
          <w:t xml:space="preserve">Dans le contexte du projet SERT, l’architecture retenue est du type « Architecture Orientée Services » (SOA). </w:t>
        </w:r>
        <w:r w:rsidR="00242F6F" w:rsidDel="00453D66">
          <w:t>Le présent chapitre utilise les termes service et sous-système. Le</w:t>
        </w:r>
        <w:r w:rsidR="00130B19" w:rsidDel="00453D66">
          <w:t xml:space="preserve">ur définition étant la </w:t>
        </w:r>
        <w:r w:rsidR="00130B19" w:rsidDel="001008C8">
          <w:t>suivante</w:t>
        </w:r>
        <w:r w:rsidR="00242F6F" w:rsidDel="001008C8">
          <w:t>:</w:t>
        </w:r>
        <w:bookmarkStart w:id="1022" w:name="_Toc485881098"/>
        <w:bookmarkEnd w:id="1022"/>
      </w:moveFrom>
    </w:p>
    <w:p w14:paraId="5F792A58" w14:textId="66CC6ECC" w:rsidR="00242F6F" w:rsidDel="00453D66" w:rsidRDefault="00242F6F" w:rsidP="00130B19">
      <w:pPr>
        <w:pStyle w:val="Corps"/>
        <w:numPr>
          <w:ilvl w:val="0"/>
          <w:numId w:val="17"/>
        </w:numPr>
        <w:rPr>
          <w:moveFrom w:id="1023" w:author="RANDRIAMAHARAVOMANANA, Tantely" w:date="2017-06-21T17:43:00Z"/>
        </w:rPr>
      </w:pPr>
      <w:moveFrom w:id="1024" w:author="RANDRIAMAHARAVOMANANA, Tantely" w:date="2017-06-21T17:43:00Z">
        <w:r w:rsidRPr="00130B19" w:rsidDel="00453D66">
          <w:rPr>
            <w:b/>
          </w:rPr>
          <w:t>Service</w:t>
        </w:r>
        <w:r w:rsidDel="00453D66">
          <w:t xml:space="preserve"> : Fonctionnalité attendue du système. Niveau terminal de la décomposition logique : les services sont les feuilles de la déclinaison en sous-systèmes &amp; services fonctionnels.</w:t>
        </w:r>
        <w:bookmarkStart w:id="1025" w:name="_Toc485881099"/>
        <w:bookmarkEnd w:id="1025"/>
      </w:moveFrom>
    </w:p>
    <w:p w14:paraId="465A6A01" w14:textId="35238B51" w:rsidR="00E009DD" w:rsidDel="00453D66" w:rsidRDefault="00242F6F" w:rsidP="00130B19">
      <w:pPr>
        <w:pStyle w:val="Corps"/>
        <w:numPr>
          <w:ilvl w:val="0"/>
          <w:numId w:val="17"/>
        </w:numPr>
        <w:rPr>
          <w:moveFrom w:id="1026" w:author="RANDRIAMAHARAVOMANANA, Tantely" w:date="2017-06-21T17:43:00Z"/>
        </w:rPr>
      </w:pPr>
      <w:moveFrom w:id="1027" w:author="RANDRIAMAHARAVOMANANA, Tantely" w:date="2017-06-21T17:43:00Z">
        <w:r w:rsidRPr="00130B19" w:rsidDel="00453D66">
          <w:rPr>
            <w:b/>
          </w:rPr>
          <w:t>Sous-système</w:t>
        </w:r>
        <w:r w:rsidDel="00453D66">
          <w:t xml:space="preserve"> : Regroupement cohérent de services fonctionnels. Un sous-système peut lui même être décomposé en sous-système de niveaux inférieurs.</w:t>
        </w:r>
        <w:bookmarkStart w:id="1028" w:name="_Toc485881100"/>
        <w:bookmarkEnd w:id="1028"/>
      </w:moveFrom>
    </w:p>
    <w:p w14:paraId="15A181C1" w14:textId="2FA47E37" w:rsidR="00E009DD" w:rsidDel="00453D66" w:rsidRDefault="00E009DD" w:rsidP="00017E4C">
      <w:pPr>
        <w:pStyle w:val="Corps"/>
        <w:rPr>
          <w:moveFrom w:id="1029" w:author="RANDRIAMAHARAVOMANANA, Tantely" w:date="2017-06-21T17:43:00Z"/>
        </w:rPr>
      </w:pPr>
      <w:bookmarkStart w:id="1030" w:name="_Toc485881101"/>
      <w:bookmarkEnd w:id="1030"/>
    </w:p>
    <w:p w14:paraId="6FFB9756" w14:textId="548ACB03" w:rsidR="00E009DD" w:rsidDel="00453D66" w:rsidRDefault="00E009DD" w:rsidP="00017E4C">
      <w:pPr>
        <w:pStyle w:val="Corps"/>
        <w:rPr>
          <w:moveFrom w:id="1031" w:author="RANDRIAMAHARAVOMANANA, Tantely" w:date="2017-06-21T17:43:00Z"/>
        </w:rPr>
      </w:pPr>
      <w:bookmarkStart w:id="1032" w:name="_Toc485881102"/>
      <w:bookmarkEnd w:id="1032"/>
    </w:p>
    <w:p w14:paraId="21E9B05C" w14:textId="6B9B136B" w:rsidR="00E009DD" w:rsidDel="00453D66" w:rsidRDefault="00E009DD" w:rsidP="00E009DD">
      <w:pPr>
        <w:pStyle w:val="Corps"/>
        <w:rPr>
          <w:moveFrom w:id="1033" w:author="RANDRIAMAHARAVOMANANA, Tantely" w:date="2017-06-21T17:43:00Z"/>
        </w:rPr>
        <w:sectPr w:rsidR="00E009DD" w:rsidDel="00453D66">
          <w:pgSz w:w="11906" w:h="16838"/>
          <w:pgMar w:top="1417" w:right="1417" w:bottom="1417" w:left="1417" w:header="708" w:footer="708" w:gutter="0"/>
          <w:cols w:space="708"/>
          <w:docGrid w:linePitch="360"/>
        </w:sectPr>
      </w:pPr>
    </w:p>
    <w:p w14:paraId="1D1F857A" w14:textId="6A72FDF4" w:rsidR="00E009DD" w:rsidDel="00453D66" w:rsidRDefault="00E009DD" w:rsidP="00E009DD">
      <w:pPr>
        <w:pStyle w:val="Corps"/>
        <w:keepNext/>
        <w:rPr>
          <w:moveFrom w:id="1034" w:author="RANDRIAMAHARAVOMANANA, Tantely" w:date="2017-06-21T17:43:00Z"/>
        </w:rPr>
      </w:pPr>
      <w:moveFrom w:id="1035" w:author="RANDRIAMAHARAVOMANANA, Tantely" w:date="2017-06-21T17:43:00Z">
        <w:r w:rsidRPr="00E009DD" w:rsidDel="00453D66">
          <w:rPr>
            <w:noProof/>
            <w:lang w:eastAsia="fr-FR"/>
          </w:rPr>
          <w:drawing>
            <wp:inline distT="0" distB="0" distL="0" distR="0" wp14:anchorId="3A87DBF3" wp14:editId="090DD332">
              <wp:extent cx="8693785" cy="5018125"/>
              <wp:effectExtent l="0" t="0" r="0" b="0"/>
              <wp:docPr id="13" name="Image 13" descr="D:\PERSO\RAPPORT\architec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ERSO\RAPPORT\architecture.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724559" cy="5035888"/>
                      </a:xfrm>
                      <a:prstGeom prst="rect">
                        <a:avLst/>
                      </a:prstGeom>
                      <a:noFill/>
                      <a:ln>
                        <a:noFill/>
                      </a:ln>
                    </pic:spPr>
                  </pic:pic>
                </a:graphicData>
              </a:graphic>
            </wp:inline>
          </w:drawing>
        </w:r>
        <w:bookmarkStart w:id="1036" w:name="_Toc485881103"/>
        <w:bookmarkEnd w:id="1036"/>
      </w:moveFrom>
    </w:p>
    <w:p w14:paraId="5D505ACE" w14:textId="5040C33F" w:rsidR="005A65AB" w:rsidRPr="00A32DA2" w:rsidDel="00453D66" w:rsidRDefault="00E009DD" w:rsidP="005A65AB">
      <w:pPr>
        <w:pStyle w:val="Lgende"/>
        <w:jc w:val="center"/>
        <w:rPr>
          <w:moveFrom w:id="1037" w:author="RANDRIAMAHARAVOMANANA, Tantely" w:date="2017-06-21T17:43:00Z"/>
          <w:lang w:val="fr-FR"/>
        </w:rPr>
        <w:sectPr w:rsidR="005A65AB" w:rsidRPr="00A32DA2" w:rsidDel="00453D66" w:rsidSect="005A65AB">
          <w:pgSz w:w="16838" w:h="11906" w:orient="landscape"/>
          <w:pgMar w:top="1417" w:right="1417" w:bottom="1417" w:left="1417" w:header="708" w:footer="708" w:gutter="0"/>
          <w:cols w:space="708"/>
          <w:docGrid w:linePitch="360"/>
        </w:sectPr>
      </w:pPr>
      <w:moveFrom w:id="1038" w:author="RANDRIAMAHARAVOMANANA, Tantely" w:date="2017-06-21T17:43:00Z">
        <w:r w:rsidRPr="00A32DA2" w:rsidDel="00453D66">
          <w:rPr>
            <w:lang w:val="fr-FR"/>
          </w:rPr>
          <w:t xml:space="preserve">Figure </w:t>
        </w:r>
        <w:r w:rsidDel="00453D66">
          <w:fldChar w:fldCharType="begin"/>
        </w:r>
        <w:r w:rsidRPr="00A32DA2" w:rsidDel="00453D66">
          <w:rPr>
            <w:lang w:val="fr-FR"/>
          </w:rPr>
          <w:instrText xml:space="preserve"> SEQ Figure \* ARABIC </w:instrText>
        </w:r>
        <w:r w:rsidDel="00453D66">
          <w:fldChar w:fldCharType="separate"/>
        </w:r>
        <w:r w:rsidR="00D60EC6" w:rsidRPr="00A32DA2" w:rsidDel="00453D66">
          <w:rPr>
            <w:noProof/>
            <w:lang w:val="fr-FR"/>
          </w:rPr>
          <w:t>8</w:t>
        </w:r>
        <w:r w:rsidDel="00453D66">
          <w:fldChar w:fldCharType="end"/>
        </w:r>
        <w:r w:rsidRPr="00A32DA2" w:rsidDel="00453D66">
          <w:rPr>
            <w:lang w:val="fr-FR"/>
          </w:rPr>
          <w:t xml:space="preserve"> Architecture logique de SERT</w:t>
        </w:r>
        <w:bookmarkStart w:id="1039" w:name="_Toc485881104"/>
        <w:bookmarkEnd w:id="1039"/>
      </w:moveFrom>
    </w:p>
    <w:p w14:paraId="6EB88798" w14:textId="3A383F8D" w:rsidR="00B97C38" w:rsidRPr="00147E6A" w:rsidDel="00453D66" w:rsidRDefault="0004447C" w:rsidP="0004447C">
      <w:pPr>
        <w:pStyle w:val="Titre44"/>
        <w:rPr>
          <w:moveFrom w:id="1040" w:author="RANDRIAMAHARAVOMANANA, Tantely" w:date="2017-06-21T17:43:00Z"/>
        </w:rPr>
      </w:pPr>
      <w:bookmarkStart w:id="1041" w:name="_Toc392679646"/>
      <w:moveFrom w:id="1042" w:author="RANDRIAMAHARAVOMANANA, Tantely" w:date="2017-06-21T17:43:00Z">
        <w:r w:rsidDel="00453D66">
          <w:t xml:space="preserve"> </w:t>
        </w:r>
        <w:r w:rsidR="00B97C38" w:rsidRPr="00147E6A" w:rsidDel="00453D66">
          <w:t>Sous-système « DONNEES SERVEUR »</w:t>
        </w:r>
        <w:bookmarkStart w:id="1043" w:name="_Toc485881105"/>
        <w:bookmarkEnd w:id="1041"/>
        <w:bookmarkEnd w:id="1043"/>
      </w:moveFrom>
    </w:p>
    <w:p w14:paraId="3836CE9A" w14:textId="31F883BF" w:rsidR="00B97C38" w:rsidDel="00453D66" w:rsidRDefault="00B97C38" w:rsidP="0004447C">
      <w:pPr>
        <w:pStyle w:val="Corps"/>
        <w:rPr>
          <w:moveFrom w:id="1044" w:author="RANDRIAMAHARAVOMANANA, Tantely" w:date="2017-06-21T17:43:00Z"/>
        </w:rPr>
      </w:pPr>
      <w:moveFrom w:id="1045" w:author="RANDRIAMAHARAVOMANANA, Tantely" w:date="2017-06-21T17:43:00Z">
        <w:r w:rsidDel="00453D66">
          <w:t>Le sous-système « DONNEES SERVEUR » est responsable du stockage, de la sauvegarde et de l’archivage des données du système SERT.</w:t>
        </w:r>
        <w:bookmarkStart w:id="1046" w:name="_Toc485881106"/>
        <w:bookmarkEnd w:id="1046"/>
      </w:moveFrom>
    </w:p>
    <w:p w14:paraId="29A0B181" w14:textId="12349B48" w:rsidR="00B97C38" w:rsidDel="00453D66" w:rsidRDefault="00B97C38" w:rsidP="0004447C">
      <w:pPr>
        <w:pStyle w:val="Corps"/>
        <w:numPr>
          <w:ilvl w:val="0"/>
          <w:numId w:val="20"/>
        </w:numPr>
        <w:rPr>
          <w:moveFrom w:id="1047" w:author="RANDRIAMAHARAVOMANANA, Tantely" w:date="2017-06-21T17:43:00Z"/>
        </w:rPr>
      </w:pPr>
      <w:bookmarkStart w:id="1048" w:name="_Ref370402904"/>
      <w:bookmarkStart w:id="1049" w:name="_Toc392679648"/>
      <w:moveFrom w:id="1050" w:author="RANDRIAMAHARAVOMANANA, Tantely" w:date="2017-06-21T17:43:00Z">
        <w:r w:rsidDel="00453D66">
          <w:t>Services « DON_VECTEUR_SVR »</w:t>
        </w:r>
        <w:bookmarkStart w:id="1051" w:name="_Toc485881107"/>
        <w:bookmarkEnd w:id="1048"/>
        <w:bookmarkEnd w:id="1049"/>
        <w:bookmarkEnd w:id="1051"/>
      </w:moveFrom>
    </w:p>
    <w:p w14:paraId="14C66740" w14:textId="39BFAA3F" w:rsidR="0004447C" w:rsidDel="00453D66" w:rsidRDefault="00B97C38" w:rsidP="00E73E0D">
      <w:pPr>
        <w:pStyle w:val="Corps"/>
        <w:rPr>
          <w:moveFrom w:id="1052" w:author="RANDRIAMAHARAVOMANANA, Tantely" w:date="2017-06-21T17:43:00Z"/>
        </w:rPr>
      </w:pPr>
      <w:moveFrom w:id="1053" w:author="RANDRIAMAHARAVOMANANA, Tantely" w:date="2017-06-21T17:43:00Z">
        <w:r w:rsidDel="00453D66">
          <w:t>Ce service assure le stockage de données vecteurs et attributaires de SERT. Les données vectorielles peuvent être décomposées en 2 catégories :</w:t>
        </w:r>
        <w:bookmarkStart w:id="1054" w:name="_Toc485881108"/>
        <w:bookmarkEnd w:id="1054"/>
      </w:moveFrom>
    </w:p>
    <w:p w14:paraId="1A73BD5F" w14:textId="6C5F0E38" w:rsidR="0004447C" w:rsidDel="00453D66" w:rsidRDefault="00B97C38" w:rsidP="0004447C">
      <w:pPr>
        <w:pStyle w:val="Corps"/>
        <w:numPr>
          <w:ilvl w:val="0"/>
          <w:numId w:val="21"/>
        </w:numPr>
        <w:ind w:left="1276"/>
        <w:rPr>
          <w:moveFrom w:id="1055" w:author="RANDRIAMAHARAVOMANANA, Tantely" w:date="2017-06-21T17:43:00Z"/>
        </w:rPr>
      </w:pPr>
      <w:moveFrom w:id="1056" w:author="RANDRIAMAHARAVOMANANA, Tantely" w:date="2017-06-21T17:43:00Z">
        <w:r w:rsidDel="00453D66">
          <w:t xml:space="preserve">Les données « métier ». Ce sont les données produites par SERT. </w:t>
        </w:r>
        <w:bookmarkStart w:id="1057" w:name="_Toc485881109"/>
        <w:bookmarkEnd w:id="1057"/>
      </w:moveFrom>
    </w:p>
    <w:p w14:paraId="6534A50D" w14:textId="5127E7AD" w:rsidR="00B97C38" w:rsidDel="00453D66" w:rsidRDefault="00B97C38" w:rsidP="0004447C">
      <w:pPr>
        <w:pStyle w:val="Corps"/>
        <w:numPr>
          <w:ilvl w:val="0"/>
          <w:numId w:val="21"/>
        </w:numPr>
        <w:ind w:left="1276"/>
        <w:rPr>
          <w:moveFrom w:id="1058" w:author="RANDRIAMAHARAVOMANANA, Tantely" w:date="2017-06-21T17:43:00Z"/>
        </w:rPr>
      </w:pPr>
      <w:moveFrom w:id="1059" w:author="RANDRIAMAHARAVOMANANA, Tantely" w:date="2017-06-21T17:43:00Z">
        <w:r w:rsidDel="00453D66">
          <w:t>Les données « référentiel ». Ce sont des données statiques, elles sont généralement mises à jour par lot.</w:t>
        </w:r>
        <w:bookmarkStart w:id="1060" w:name="_Toc485881110"/>
        <w:bookmarkEnd w:id="1060"/>
      </w:moveFrom>
    </w:p>
    <w:p w14:paraId="2FACBEC3" w14:textId="47759F6E" w:rsidR="00B97C38" w:rsidDel="00453D66" w:rsidRDefault="00B97C38" w:rsidP="0004447C">
      <w:pPr>
        <w:pStyle w:val="Corps"/>
        <w:rPr>
          <w:moveFrom w:id="1061" w:author="RANDRIAMAHARAVOMANANA, Tantely" w:date="2017-06-21T17:43:00Z"/>
        </w:rPr>
      </w:pPr>
      <w:moveFrom w:id="1062" w:author="RANDRIAMAHARAVOMANANA, Tantely" w:date="2017-06-21T17:43:00Z">
        <w:r w:rsidDel="00453D66">
          <w:t>DON_VECTEUR_SVR assure également le stockage d’une partie du paramétrage de l’application ainsi que la liste des utilisateurs</w:t>
        </w:r>
        <w:bookmarkStart w:id="1063" w:name="_Toc485881111"/>
        <w:bookmarkEnd w:id="1063"/>
      </w:moveFrom>
    </w:p>
    <w:p w14:paraId="111F0CEB" w14:textId="6402CD10" w:rsidR="00B97C38" w:rsidDel="00453D66" w:rsidRDefault="00B97C38" w:rsidP="0004447C">
      <w:pPr>
        <w:pStyle w:val="Corps"/>
        <w:numPr>
          <w:ilvl w:val="0"/>
          <w:numId w:val="20"/>
        </w:numPr>
        <w:rPr>
          <w:moveFrom w:id="1064" w:author="RANDRIAMAHARAVOMANANA, Tantely" w:date="2017-06-21T17:43:00Z"/>
        </w:rPr>
      </w:pPr>
      <w:bookmarkStart w:id="1065" w:name="_Ref370402894"/>
      <w:bookmarkStart w:id="1066" w:name="_Toc392679649"/>
      <w:moveFrom w:id="1067" w:author="RANDRIAMAHARAVOMANANA, Tantely" w:date="2017-06-21T17:43:00Z">
        <w:r w:rsidDel="00453D66">
          <w:t>Services « DON_RASTER_SVR »</w:t>
        </w:r>
        <w:bookmarkStart w:id="1068" w:name="_Toc485881112"/>
        <w:bookmarkEnd w:id="1065"/>
        <w:bookmarkEnd w:id="1066"/>
        <w:bookmarkEnd w:id="1068"/>
      </w:moveFrom>
    </w:p>
    <w:p w14:paraId="6F3F512F" w14:textId="1D6E93B1" w:rsidR="00B97C38" w:rsidRPr="0004447C" w:rsidDel="00453D66" w:rsidRDefault="00B97C38" w:rsidP="0004447C">
      <w:pPr>
        <w:pStyle w:val="Corps"/>
        <w:rPr>
          <w:moveFrom w:id="1069" w:author="RANDRIAMAHARAVOMANANA, Tantely" w:date="2017-06-21T17:43:00Z"/>
        </w:rPr>
      </w:pPr>
      <w:moveFrom w:id="1070" w:author="RANDRIAMAHARAVOMANANA, Tantely" w:date="2017-06-21T17:43:00Z">
        <w:r w:rsidDel="00453D66">
          <w:t xml:space="preserve">« DON_RASTER_SVR » fournit un espace de stockage pour les données raster brutes nécessaires à SERT. </w:t>
        </w:r>
        <w:bookmarkStart w:id="1071" w:name="_Toc485881113"/>
        <w:bookmarkEnd w:id="1071"/>
      </w:moveFrom>
    </w:p>
    <w:p w14:paraId="6B1A72A8" w14:textId="0963B9EC" w:rsidR="00B97C38" w:rsidRPr="0004447C" w:rsidDel="00453D66" w:rsidRDefault="00B97C38" w:rsidP="0004447C">
      <w:pPr>
        <w:pStyle w:val="Corps"/>
        <w:numPr>
          <w:ilvl w:val="0"/>
          <w:numId w:val="20"/>
        </w:numPr>
        <w:rPr>
          <w:moveFrom w:id="1072" w:author="RANDRIAMAHARAVOMANANA, Tantely" w:date="2017-06-21T17:43:00Z"/>
        </w:rPr>
      </w:pPr>
      <w:bookmarkStart w:id="1073" w:name="_Ref370400974"/>
      <w:bookmarkStart w:id="1074" w:name="_Toc392679650"/>
      <w:moveFrom w:id="1075" w:author="RANDRIAMAHARAVOMANANA, Tantely" w:date="2017-06-21T17:43:00Z">
        <w:r w:rsidRPr="0004447C" w:rsidDel="00453D66">
          <w:t>Services « DON_CACHE_SVR »</w:t>
        </w:r>
        <w:bookmarkStart w:id="1076" w:name="_Toc485881114"/>
        <w:bookmarkEnd w:id="1073"/>
        <w:bookmarkEnd w:id="1074"/>
        <w:bookmarkEnd w:id="1076"/>
      </w:moveFrom>
    </w:p>
    <w:p w14:paraId="70AD7729" w14:textId="2BA8E580" w:rsidR="00B97C38" w:rsidRPr="0004447C" w:rsidDel="00453D66" w:rsidRDefault="00B97C38" w:rsidP="0004447C">
      <w:pPr>
        <w:pStyle w:val="Corps"/>
        <w:rPr>
          <w:moveFrom w:id="1077" w:author="RANDRIAMAHARAVOMANANA, Tantely" w:date="2017-06-21T17:43:00Z"/>
        </w:rPr>
      </w:pPr>
      <w:moveFrom w:id="1078" w:author="RANDRIAMAHARAVOMANANA, Tantely" w:date="2017-06-21T17:43:00Z">
        <w:r w:rsidRPr="0004447C" w:rsidDel="00453D66">
          <w:t>« DON_CACHE_SVR » fournit un espace de stockage pour les caches des services web cartographiques fournis par « WS_CARTO_SVR </w:t>
        </w:r>
        <w:r w:rsidR="0004447C" w:rsidRPr="0004447C" w:rsidDel="00453D66">
          <w:t>».</w:t>
        </w:r>
        <w:bookmarkStart w:id="1079" w:name="_Toc485881115"/>
        <w:bookmarkEnd w:id="1079"/>
      </w:moveFrom>
    </w:p>
    <w:p w14:paraId="49C161E5" w14:textId="09EFF7E9" w:rsidR="00B97C38" w:rsidRPr="0004447C" w:rsidDel="00453D66" w:rsidRDefault="00B97C38" w:rsidP="0004447C">
      <w:pPr>
        <w:pStyle w:val="Corps"/>
        <w:numPr>
          <w:ilvl w:val="0"/>
          <w:numId w:val="20"/>
        </w:numPr>
        <w:rPr>
          <w:moveFrom w:id="1080" w:author="RANDRIAMAHARAVOMANANA, Tantely" w:date="2017-06-21T17:43:00Z"/>
        </w:rPr>
      </w:pPr>
      <w:bookmarkStart w:id="1081" w:name="_Toc392679651"/>
      <w:moveFrom w:id="1082" w:author="RANDRIAMAHARAVOMANANA, Tantely" w:date="2017-06-21T17:43:00Z">
        <w:r w:rsidRPr="0004447C" w:rsidDel="00453D66">
          <w:t>Services « DON_DOC_SVR »</w:t>
        </w:r>
        <w:bookmarkStart w:id="1083" w:name="_Toc485881116"/>
        <w:bookmarkEnd w:id="1081"/>
        <w:bookmarkEnd w:id="1083"/>
      </w:moveFrom>
    </w:p>
    <w:p w14:paraId="1AD56DBA" w14:textId="5776E014" w:rsidR="00B97C38" w:rsidRPr="0004447C" w:rsidDel="00453D66" w:rsidRDefault="00B97C38" w:rsidP="0004447C">
      <w:pPr>
        <w:pStyle w:val="Corps"/>
        <w:rPr>
          <w:moveFrom w:id="1084" w:author="RANDRIAMAHARAVOMANANA, Tantely" w:date="2017-06-21T17:43:00Z"/>
        </w:rPr>
      </w:pPr>
      <w:moveFrom w:id="1085" w:author="RANDRIAMAHARAVOMANANA, Tantely" w:date="2017-06-21T17:43:00Z">
        <w:r w:rsidRPr="0004447C" w:rsidDel="00453D66">
          <w:t>« DON_DOC_SVR » fournit un espace de stockage pour les documents produits.</w:t>
        </w:r>
        <w:bookmarkStart w:id="1086" w:name="_Toc485881117"/>
        <w:bookmarkEnd w:id="1086"/>
      </w:moveFrom>
    </w:p>
    <w:p w14:paraId="08DF42C1" w14:textId="6B19A434" w:rsidR="00B97C38" w:rsidRPr="0004447C" w:rsidDel="00453D66" w:rsidRDefault="0004447C" w:rsidP="0004447C">
      <w:pPr>
        <w:pStyle w:val="Corps"/>
        <w:numPr>
          <w:ilvl w:val="0"/>
          <w:numId w:val="20"/>
        </w:numPr>
        <w:rPr>
          <w:moveFrom w:id="1087" w:author="RANDRIAMAHARAVOMANANA, Tantely" w:date="2017-06-21T17:43:00Z"/>
        </w:rPr>
      </w:pPr>
      <w:bookmarkStart w:id="1088" w:name="_Toc392679652"/>
      <w:moveFrom w:id="1089" w:author="RANDRIAMAHARAVOMANANA, Tantely" w:date="2017-06-21T17:43:00Z">
        <w:r w:rsidDel="00453D66">
          <w:t xml:space="preserve">Services </w:t>
        </w:r>
        <w:r w:rsidR="00B97C38" w:rsidRPr="0004447C" w:rsidDel="00453D66">
          <w:t>« DON_WORK_LCL »</w:t>
        </w:r>
        <w:bookmarkStart w:id="1090" w:name="_Toc485881118"/>
        <w:bookmarkEnd w:id="1088"/>
        <w:bookmarkEnd w:id="1090"/>
      </w:moveFrom>
    </w:p>
    <w:p w14:paraId="781092D8" w14:textId="7CC17E0B" w:rsidR="00B97C38" w:rsidRPr="0004447C" w:rsidDel="00453D66" w:rsidRDefault="0004447C" w:rsidP="0004447C">
      <w:pPr>
        <w:pStyle w:val="Corps"/>
        <w:rPr>
          <w:moveFrom w:id="1091" w:author="RANDRIAMAHARAVOMANANA, Tantely" w:date="2017-06-21T17:43:00Z"/>
        </w:rPr>
      </w:pPr>
      <w:moveFrom w:id="1092" w:author="RANDRIAMAHARAVOMANANA, Tantely" w:date="2017-06-21T17:43:00Z">
        <w:r w:rsidDel="00453D66">
          <w:t>« DON_WORK_LCL</w:t>
        </w:r>
        <w:r w:rsidR="00B97C38" w:rsidRPr="0004447C" w:rsidDel="00453D66">
          <w:t> » fournit un espace de stockage pour les traitements nécessitant la création de fichiers temporaires.</w:t>
        </w:r>
        <w:bookmarkStart w:id="1093" w:name="_Toc485881119"/>
        <w:bookmarkEnd w:id="1093"/>
      </w:moveFrom>
    </w:p>
    <w:p w14:paraId="2EDE532B" w14:textId="260D7917" w:rsidR="0055190F" w:rsidRPr="0004447C" w:rsidDel="00453D66" w:rsidRDefault="0055190F" w:rsidP="0004447C">
      <w:pPr>
        <w:pStyle w:val="Corps"/>
        <w:rPr>
          <w:moveFrom w:id="1094" w:author="RANDRIAMAHARAVOMANANA, Tantely" w:date="2017-06-21T17:43:00Z"/>
        </w:rPr>
      </w:pPr>
      <w:bookmarkStart w:id="1095" w:name="_Toc485881120"/>
      <w:bookmarkEnd w:id="1095"/>
    </w:p>
    <w:p w14:paraId="22296546" w14:textId="6F9F2CFB" w:rsidR="00AC10D2" w:rsidDel="00453D66" w:rsidRDefault="00AC10D2" w:rsidP="00AC10D2">
      <w:pPr>
        <w:pStyle w:val="Titre44"/>
        <w:rPr>
          <w:moveFrom w:id="1096" w:author="RANDRIAMAHARAVOMANANA, Tantely" w:date="2017-06-21T17:43:00Z"/>
        </w:rPr>
      </w:pPr>
      <w:bookmarkStart w:id="1097" w:name="_Toc392679654"/>
      <w:moveFrom w:id="1098" w:author="RANDRIAMAHARAVOMANANA, Tantely" w:date="2017-06-21T17:43:00Z">
        <w:r w:rsidDel="00453D66">
          <w:t>Sous-système « SERVICE »</w:t>
        </w:r>
        <w:bookmarkStart w:id="1099" w:name="_Toc485881121"/>
        <w:bookmarkEnd w:id="1097"/>
        <w:bookmarkEnd w:id="1099"/>
      </w:moveFrom>
    </w:p>
    <w:p w14:paraId="291F014D" w14:textId="45D486A8" w:rsidR="00AC10D2" w:rsidDel="00453D66" w:rsidRDefault="00AC10D2" w:rsidP="00AC10D2">
      <w:pPr>
        <w:pStyle w:val="Corps"/>
        <w:rPr>
          <w:moveFrom w:id="1100" w:author="RANDRIAMAHARAVOMANANA, Tantely" w:date="2017-06-21T17:43:00Z"/>
        </w:rPr>
      </w:pPr>
      <w:moveFrom w:id="1101" w:author="RANDRIAMAHARAVOMANANA, Tantely" w:date="2017-06-21T17:43:00Z">
        <w:r w:rsidDel="00453D66">
          <w:t>Le sous-système « SERVICE » constitue le cœur de l’application SERT. Il fournit les principales fonctionnalités métier sous forme de services web.</w:t>
        </w:r>
        <w:bookmarkStart w:id="1102" w:name="_Toc485881122"/>
        <w:bookmarkEnd w:id="1102"/>
      </w:moveFrom>
    </w:p>
    <w:p w14:paraId="2581BCC4" w14:textId="546DE0FF" w:rsidR="00AC10D2" w:rsidRPr="004062D0" w:rsidDel="00453D66" w:rsidRDefault="00AC10D2" w:rsidP="00AC10D2">
      <w:pPr>
        <w:pStyle w:val="Corps"/>
        <w:numPr>
          <w:ilvl w:val="0"/>
          <w:numId w:val="28"/>
        </w:numPr>
        <w:rPr>
          <w:moveFrom w:id="1103" w:author="RANDRIAMAHARAVOMANANA, Tantely" w:date="2017-06-21T17:43:00Z"/>
        </w:rPr>
      </w:pPr>
      <w:bookmarkStart w:id="1104" w:name="_Toc392679656"/>
      <w:moveFrom w:id="1105" w:author="RANDRIAMAHARAVOMANANA, Tantely" w:date="2017-06-21T17:43:00Z">
        <w:r w:rsidDel="00453D66">
          <w:t>Service « SECURITY »</w:t>
        </w:r>
        <w:bookmarkStart w:id="1106" w:name="_Toc485881123"/>
        <w:bookmarkEnd w:id="1104"/>
        <w:bookmarkEnd w:id="1106"/>
      </w:moveFrom>
    </w:p>
    <w:p w14:paraId="7D338437" w14:textId="1E6932BB" w:rsidR="00AC10D2" w:rsidDel="00453D66" w:rsidRDefault="00AC10D2" w:rsidP="005821E1">
      <w:pPr>
        <w:pStyle w:val="Corps"/>
        <w:rPr>
          <w:moveFrom w:id="1107" w:author="RANDRIAMAHARAVOMANANA, Tantely" w:date="2017-06-21T17:43:00Z"/>
        </w:rPr>
      </w:pPr>
      <w:moveFrom w:id="1108" w:author="RANDRIAMAHARAVOMANANA, Tantely" w:date="2017-06-21T17:43:00Z">
        <w:r w:rsidDel="00453D66">
          <w:t>Le service « SECURITY » remplit plusieurs rôles :</w:t>
        </w:r>
        <w:bookmarkStart w:id="1109" w:name="_Toc485881124"/>
        <w:bookmarkEnd w:id="1109"/>
      </w:moveFrom>
    </w:p>
    <w:p w14:paraId="3C642A17" w14:textId="619D0E3D" w:rsidR="00AC10D2" w:rsidDel="00453D66" w:rsidRDefault="00AC10D2" w:rsidP="005821E1">
      <w:pPr>
        <w:pStyle w:val="Corps"/>
        <w:numPr>
          <w:ilvl w:val="0"/>
          <w:numId w:val="12"/>
        </w:numPr>
        <w:rPr>
          <w:moveFrom w:id="1110" w:author="RANDRIAMAHARAVOMANANA, Tantely" w:date="2017-06-21T17:43:00Z"/>
        </w:rPr>
      </w:pPr>
      <w:moveFrom w:id="1111" w:author="RANDRIAMAHARAVOMANANA, Tantely" w:date="2017-06-21T17:43:00Z">
        <w:r w:rsidDel="00453D66">
          <w:t>Il vérifie qu’un utilisateur peut accéder à l’application.</w:t>
        </w:r>
        <w:bookmarkStart w:id="1112" w:name="_Toc485881125"/>
        <w:bookmarkEnd w:id="1112"/>
      </w:moveFrom>
    </w:p>
    <w:p w14:paraId="69AF94C9" w14:textId="4329EA38" w:rsidR="00AC10D2" w:rsidDel="00453D66" w:rsidRDefault="00AC10D2" w:rsidP="005821E1">
      <w:pPr>
        <w:pStyle w:val="Corps"/>
        <w:numPr>
          <w:ilvl w:val="0"/>
          <w:numId w:val="12"/>
        </w:numPr>
        <w:rPr>
          <w:moveFrom w:id="1113" w:author="RANDRIAMAHARAVOMANANA, Tantely" w:date="2017-06-21T17:43:00Z"/>
        </w:rPr>
      </w:pPr>
      <w:moveFrom w:id="1114" w:author="RANDRIAMAHARAVOMANANA, Tantely" w:date="2017-06-21T17:43:00Z">
        <w:r w:rsidDel="00453D66">
          <w:t>Si un utilisateur peut accéder à l’application, il fournit son rôle.</w:t>
        </w:r>
        <w:bookmarkStart w:id="1115" w:name="_Toc485881126"/>
        <w:bookmarkEnd w:id="1115"/>
      </w:moveFrom>
    </w:p>
    <w:p w14:paraId="0FEBDA75" w14:textId="42434EAE" w:rsidR="00AC10D2" w:rsidDel="00453D66" w:rsidRDefault="00AC10D2" w:rsidP="002257B5">
      <w:pPr>
        <w:pStyle w:val="Corps"/>
        <w:numPr>
          <w:ilvl w:val="0"/>
          <w:numId w:val="12"/>
        </w:numPr>
        <w:rPr>
          <w:moveFrom w:id="1116" w:author="RANDRIAMAHARAVOMANANA, Tantely" w:date="2017-06-21T17:43:00Z"/>
        </w:rPr>
      </w:pPr>
      <w:moveFrom w:id="1117" w:author="RANDRIAMAHARAVOMANANA, Tantely" w:date="2017-06-21T17:43:00Z">
        <w:r w:rsidDel="00453D66">
          <w:t>A chaque requête, il s’assure que l’utilisateur est bien habilité à l’exécuter et il trace l’action de l’utilisateur.</w:t>
        </w:r>
        <w:bookmarkStart w:id="1118" w:name="_Toc485881127"/>
        <w:bookmarkEnd w:id="1118"/>
      </w:moveFrom>
    </w:p>
    <w:p w14:paraId="66288282" w14:textId="29C93025" w:rsidR="00AC10D2" w:rsidDel="00453D66" w:rsidRDefault="00AC10D2" w:rsidP="005821E1">
      <w:pPr>
        <w:pStyle w:val="Corps"/>
        <w:rPr>
          <w:moveFrom w:id="1119" w:author="RANDRIAMAHARAVOMANANA, Tantely" w:date="2017-06-21T17:43:00Z"/>
        </w:rPr>
      </w:pPr>
      <w:moveFrom w:id="1120" w:author="RANDRIAMAHARAVOMANANA, Tantely" w:date="2017-06-21T17:43:00Z">
        <w:r w:rsidDel="00453D66">
          <w:t>L’accès à tous les services du sous-système (WS_CARTO_SVR, WS_CALCUL_SVR, WS_EXTRACT et WS_GED) est contrôlé par ce service.</w:t>
        </w:r>
        <w:bookmarkStart w:id="1121" w:name="_Toc485881128"/>
        <w:bookmarkEnd w:id="1121"/>
      </w:moveFrom>
    </w:p>
    <w:p w14:paraId="3B23A46C" w14:textId="5EDC786A" w:rsidR="00AC10D2" w:rsidDel="00453D66" w:rsidRDefault="00AC10D2" w:rsidP="005821E1">
      <w:pPr>
        <w:pStyle w:val="Corps"/>
        <w:rPr>
          <w:moveFrom w:id="1122" w:author="RANDRIAMAHARAVOMANANA, Tantely" w:date="2017-06-21T17:43:00Z"/>
        </w:rPr>
      </w:pPr>
      <w:moveFrom w:id="1123" w:author="RANDRIAMAHARAVOMANANA, Tantely" w:date="2017-06-21T17:43:00Z">
        <w:r w:rsidDel="00453D66">
          <w:t>Ce service est basé sur un système de token :</w:t>
        </w:r>
        <w:bookmarkStart w:id="1124" w:name="_Toc485881129"/>
        <w:bookmarkEnd w:id="1124"/>
      </w:moveFrom>
    </w:p>
    <w:p w14:paraId="61678BFD" w14:textId="7FA071F3" w:rsidR="00AC10D2" w:rsidDel="00453D66" w:rsidRDefault="00AC10D2" w:rsidP="005821E1">
      <w:pPr>
        <w:pStyle w:val="Corps"/>
        <w:numPr>
          <w:ilvl w:val="0"/>
          <w:numId w:val="12"/>
        </w:numPr>
        <w:rPr>
          <w:moveFrom w:id="1125" w:author="RANDRIAMAHARAVOMANANA, Tantely" w:date="2017-06-21T17:43:00Z"/>
        </w:rPr>
      </w:pPr>
      <w:moveFrom w:id="1126" w:author="RANDRIAMAHARAVOMANANA, Tantely" w:date="2017-06-21T17:43:00Z">
        <w:r w:rsidDel="00453D66">
          <w:t>Si l’authentification réussit, le système retourne un token. Un token ou jeton, est une chaîne alphanumérique unique, associé à l’utilisateur et permettant donc de l’identifier.</w:t>
        </w:r>
        <w:bookmarkStart w:id="1127" w:name="_Toc485881130"/>
        <w:bookmarkEnd w:id="1127"/>
      </w:moveFrom>
    </w:p>
    <w:p w14:paraId="5C72510F" w14:textId="7B892740" w:rsidR="00AC10D2" w:rsidDel="00453D66" w:rsidRDefault="00AC10D2" w:rsidP="005821E1">
      <w:pPr>
        <w:pStyle w:val="Corps"/>
        <w:numPr>
          <w:ilvl w:val="0"/>
          <w:numId w:val="12"/>
        </w:numPr>
        <w:rPr>
          <w:moveFrom w:id="1128" w:author="RANDRIAMAHARAVOMANANA, Tantely" w:date="2017-06-21T17:43:00Z"/>
        </w:rPr>
      </w:pPr>
      <w:moveFrom w:id="1129" w:author="RANDRIAMAHARAVOMANANA, Tantely" w:date="2017-06-21T17:43:00Z">
        <w:r w:rsidDel="00453D66">
          <w:t>Ensuite, le token doit être intégré à chaque requête. Si une requête est passée sans token, elle échoue. Le token à une durée de validité limitée et paramétrable</w:t>
        </w:r>
        <w:bookmarkStart w:id="1130" w:name="_Toc485881131"/>
        <w:bookmarkEnd w:id="1130"/>
      </w:moveFrom>
    </w:p>
    <w:p w14:paraId="289C98B9" w14:textId="27965E1D" w:rsidR="00AC10D2" w:rsidDel="00453D66" w:rsidRDefault="00AC10D2" w:rsidP="005821E1">
      <w:pPr>
        <w:pStyle w:val="Corps"/>
        <w:numPr>
          <w:ilvl w:val="0"/>
          <w:numId w:val="12"/>
        </w:numPr>
        <w:rPr>
          <w:moveFrom w:id="1131" w:author="RANDRIAMAHARAVOMANANA, Tantely" w:date="2017-06-21T17:43:00Z"/>
        </w:rPr>
      </w:pPr>
      <w:moveFrom w:id="1132" w:author="RANDRIAMAHARAVOMANANA, Tantely" w:date="2017-06-21T17:43:00Z">
        <w:r w:rsidDel="00453D66">
          <w:t>Seule la requête d’authentification doit être sécurisée via HTTPS, les autres requêtes peuvent être faites sur HTTP.</w:t>
        </w:r>
        <w:bookmarkStart w:id="1133" w:name="_Toc485881132"/>
        <w:bookmarkEnd w:id="1133"/>
      </w:moveFrom>
    </w:p>
    <w:p w14:paraId="1A9BB6BE" w14:textId="21C5AEA0" w:rsidR="005821E1" w:rsidDel="00453D66" w:rsidRDefault="00AC10D2" w:rsidP="005821E1">
      <w:pPr>
        <w:pStyle w:val="Corps"/>
        <w:numPr>
          <w:ilvl w:val="0"/>
          <w:numId w:val="12"/>
        </w:numPr>
        <w:rPr>
          <w:moveFrom w:id="1134" w:author="RANDRIAMAHARAVOMANANA, Tantely" w:date="2017-06-21T17:43:00Z"/>
        </w:rPr>
      </w:pPr>
      <w:moveFrom w:id="1135" w:author="RANDRIAMAHARAVOMANANA, Tantely" w:date="2017-06-21T17:43:00Z">
        <w:r w:rsidDel="00453D66">
          <w:t>Le token est associé à l’IP de l’utilisateur. Si une requête est émise avec ce token depuis une IP différente, elle échoue.</w:t>
        </w:r>
        <w:bookmarkStart w:id="1136" w:name="_Toc485881133"/>
        <w:bookmarkEnd w:id="1136"/>
      </w:moveFrom>
    </w:p>
    <w:p w14:paraId="62BE6014" w14:textId="30ED1B53" w:rsidR="00AC10D2" w:rsidDel="00453D66" w:rsidRDefault="00AC10D2" w:rsidP="005821E1">
      <w:pPr>
        <w:pStyle w:val="Corps"/>
        <w:numPr>
          <w:ilvl w:val="0"/>
          <w:numId w:val="29"/>
        </w:numPr>
        <w:rPr>
          <w:moveFrom w:id="1137" w:author="RANDRIAMAHARAVOMANANA, Tantely" w:date="2017-06-21T17:43:00Z"/>
        </w:rPr>
      </w:pPr>
      <w:bookmarkStart w:id="1138" w:name="_Ref371685992"/>
      <w:bookmarkStart w:id="1139" w:name="_Ref371687223"/>
      <w:bookmarkStart w:id="1140" w:name="_Toc392679657"/>
      <w:moveFrom w:id="1141" w:author="RANDRIAMAHARAVOMANANA, Tantely" w:date="2017-06-21T17:43:00Z">
        <w:r w:rsidDel="00453D66">
          <w:t>Service « WS_CARTO_SVR »</w:t>
        </w:r>
        <w:bookmarkStart w:id="1142" w:name="_Toc485881134"/>
        <w:bookmarkEnd w:id="1138"/>
        <w:bookmarkEnd w:id="1139"/>
        <w:bookmarkEnd w:id="1140"/>
        <w:bookmarkEnd w:id="1142"/>
      </w:moveFrom>
    </w:p>
    <w:p w14:paraId="3C78BCED" w14:textId="3D96D241" w:rsidR="0005768F" w:rsidDel="00453D66" w:rsidRDefault="00AC10D2" w:rsidP="0005768F">
      <w:pPr>
        <w:pStyle w:val="Corps"/>
        <w:rPr>
          <w:moveFrom w:id="1143" w:author="RANDRIAMAHARAVOMANANA, Tantely" w:date="2017-06-21T17:43:00Z"/>
        </w:rPr>
      </w:pPr>
      <w:moveFrom w:id="1144" w:author="RANDRIAMAHARAVOMANANA, Tantely" w:date="2017-06-21T17:43:00Z">
        <w:r w:rsidDel="00453D66">
          <w:t>Le service « WS_CARTO_SVR » diffuse les données géographiques sous forme de services web cartographiques. Le mode d’accès à ces services web est l’API REST d’ESRI ou le WMS. Le protocole utilisé est donc HTTP.</w:t>
        </w:r>
        <w:bookmarkStart w:id="1145" w:name="_Toc392679658"/>
        <w:bookmarkStart w:id="1146" w:name="_Toc485881135"/>
        <w:bookmarkEnd w:id="1146"/>
      </w:moveFrom>
    </w:p>
    <w:p w14:paraId="7EF4ABE2" w14:textId="5E0CE3A0" w:rsidR="0005768F" w:rsidDel="00453D66" w:rsidRDefault="0005768F" w:rsidP="0005768F">
      <w:pPr>
        <w:pStyle w:val="Corps"/>
        <w:rPr>
          <w:moveFrom w:id="1147" w:author="RANDRIAMAHARAVOMANANA, Tantely" w:date="2017-06-21T17:43:00Z"/>
        </w:rPr>
      </w:pPr>
      <w:bookmarkStart w:id="1148" w:name="_Toc485881136"/>
      <w:bookmarkEnd w:id="1148"/>
    </w:p>
    <w:p w14:paraId="0B72EA80" w14:textId="27EA33C8" w:rsidR="00AC10D2" w:rsidDel="00453D66" w:rsidRDefault="00AC10D2" w:rsidP="0005768F">
      <w:pPr>
        <w:pStyle w:val="Corps"/>
        <w:numPr>
          <w:ilvl w:val="0"/>
          <w:numId w:val="29"/>
        </w:numPr>
        <w:rPr>
          <w:moveFrom w:id="1149" w:author="RANDRIAMAHARAVOMANANA, Tantely" w:date="2017-06-21T17:43:00Z"/>
        </w:rPr>
      </w:pPr>
      <w:moveFrom w:id="1150" w:author="RANDRIAMAHARAVOMANANA, Tantely" w:date="2017-06-21T17:43:00Z">
        <w:r w:rsidDel="00453D66">
          <w:t>Service « WS_CALCUL_SVR »</w:t>
        </w:r>
        <w:bookmarkStart w:id="1151" w:name="_Toc485881137"/>
        <w:bookmarkEnd w:id="1145"/>
        <w:bookmarkEnd w:id="1151"/>
      </w:moveFrom>
    </w:p>
    <w:p w14:paraId="529AEB78" w14:textId="22387684" w:rsidR="00AC10D2" w:rsidDel="00453D66" w:rsidRDefault="00AC10D2" w:rsidP="0005768F">
      <w:pPr>
        <w:pStyle w:val="Corps"/>
        <w:rPr>
          <w:moveFrom w:id="1152" w:author="RANDRIAMAHARAVOMANANA, Tantely" w:date="2017-06-21T17:43:00Z"/>
        </w:rPr>
      </w:pPr>
      <w:moveFrom w:id="1153" w:author="RANDRIAMAHARAVOMANANA, Tantely" w:date="2017-06-21T17:43:00Z">
        <w:r w:rsidDel="00453D66">
          <w:t>Le service « WS_CALCUL_SVR » propose les fonctionnalités métier de SERT sous forme de services web. Les fonctionnalités identifiées sont :</w:t>
        </w:r>
        <w:bookmarkStart w:id="1154" w:name="_Toc485881138"/>
        <w:bookmarkEnd w:id="1154"/>
      </w:moveFrom>
    </w:p>
    <w:p w14:paraId="1C483290" w14:textId="639DF497" w:rsidR="00AC10D2" w:rsidDel="00453D66" w:rsidRDefault="00AC10D2" w:rsidP="0005768F">
      <w:pPr>
        <w:pStyle w:val="Corps"/>
        <w:numPr>
          <w:ilvl w:val="0"/>
          <w:numId w:val="12"/>
        </w:numPr>
        <w:rPr>
          <w:moveFrom w:id="1155" w:author="RANDRIAMAHARAVOMANANA, Tantely" w:date="2017-06-21T17:43:00Z"/>
        </w:rPr>
      </w:pPr>
      <w:moveFrom w:id="1156" w:author="RANDRIAMAHARAVOMANANA, Tantely" w:date="2017-06-21T17:43:00Z">
        <w:r w:rsidDel="00453D66">
          <w:t>Charger un gabarit</w:t>
        </w:r>
        <w:bookmarkStart w:id="1157" w:name="_Toc485881139"/>
        <w:bookmarkEnd w:id="1157"/>
      </w:moveFrom>
    </w:p>
    <w:p w14:paraId="18C87B3B" w14:textId="3967E6A6" w:rsidR="00AC10D2" w:rsidDel="00453D66" w:rsidRDefault="00AC10D2" w:rsidP="0005768F">
      <w:pPr>
        <w:pStyle w:val="Corps"/>
        <w:numPr>
          <w:ilvl w:val="0"/>
          <w:numId w:val="12"/>
        </w:numPr>
        <w:rPr>
          <w:moveFrom w:id="1158" w:author="RANDRIAMAHARAVOMANANA, Tantely" w:date="2017-06-21T17:43:00Z"/>
        </w:rPr>
      </w:pPr>
      <w:moveFrom w:id="1159" w:author="RANDRIAMAHARAVOMANANA, Tantely" w:date="2017-06-21T17:43:00Z">
        <w:r w:rsidDel="00453D66">
          <w:t>Calcul d’une zone dangereuse théorique</w:t>
        </w:r>
        <w:bookmarkStart w:id="1160" w:name="_Toc485881140"/>
        <w:bookmarkEnd w:id="1160"/>
      </w:moveFrom>
    </w:p>
    <w:p w14:paraId="5E2C53C2" w14:textId="6F9709B6" w:rsidR="00AC10D2" w:rsidDel="00453D66" w:rsidRDefault="00AC10D2" w:rsidP="0005768F">
      <w:pPr>
        <w:pStyle w:val="Corps"/>
        <w:numPr>
          <w:ilvl w:val="0"/>
          <w:numId w:val="12"/>
        </w:numPr>
        <w:rPr>
          <w:moveFrom w:id="1161" w:author="RANDRIAMAHARAVOMANANA, Tantely" w:date="2017-06-21T17:43:00Z"/>
        </w:rPr>
      </w:pPr>
      <w:moveFrom w:id="1162" w:author="RANDRIAMAHARAVOMANANA, Tantely" w:date="2017-06-21T17:43:00Z">
        <w:r w:rsidDel="00453D66">
          <w:t>Calcul de simultanéité</w:t>
        </w:r>
        <w:bookmarkStart w:id="1163" w:name="_Toc485881141"/>
        <w:bookmarkEnd w:id="1163"/>
      </w:moveFrom>
    </w:p>
    <w:p w14:paraId="659624B2" w14:textId="45D5E317" w:rsidR="00AC10D2" w:rsidDel="00453D66" w:rsidRDefault="00AC10D2" w:rsidP="0005768F">
      <w:pPr>
        <w:pStyle w:val="Corps"/>
        <w:rPr>
          <w:moveFrom w:id="1164" w:author="RANDRIAMAHARAVOMANANA, Tantely" w:date="2017-06-21T17:43:00Z"/>
        </w:rPr>
      </w:pPr>
      <w:moveFrom w:id="1165" w:author="RANDRIAMAHARAVOMANANA, Tantely" w:date="2017-06-21T17:43:00Z">
        <w:r w:rsidDel="00453D66">
          <w:t>Le mode d’accès à ces services web est l’API REST d’ESRI ou le WPS. Le protocole utilisé est donc HTTP.</w:t>
        </w:r>
        <w:bookmarkStart w:id="1166" w:name="_Toc485881142"/>
        <w:bookmarkEnd w:id="1166"/>
      </w:moveFrom>
    </w:p>
    <w:p w14:paraId="4C0ABE18" w14:textId="75A8C884" w:rsidR="00AC10D2" w:rsidDel="00453D66" w:rsidRDefault="00AC10D2" w:rsidP="0005768F">
      <w:pPr>
        <w:pStyle w:val="Corps"/>
        <w:numPr>
          <w:ilvl w:val="0"/>
          <w:numId w:val="29"/>
        </w:numPr>
        <w:rPr>
          <w:moveFrom w:id="1167" w:author="RANDRIAMAHARAVOMANANA, Tantely" w:date="2017-06-21T17:43:00Z"/>
        </w:rPr>
      </w:pPr>
      <w:bookmarkStart w:id="1168" w:name="_Toc392679660"/>
      <w:moveFrom w:id="1169" w:author="RANDRIAMAHARAVOMANANA, Tantely" w:date="2017-06-21T17:43:00Z">
        <w:r w:rsidDel="00453D66">
          <w:t>Service « WS_GED_SVR »</w:t>
        </w:r>
        <w:bookmarkStart w:id="1170" w:name="_Toc485881143"/>
        <w:bookmarkEnd w:id="1168"/>
        <w:bookmarkEnd w:id="1170"/>
      </w:moveFrom>
    </w:p>
    <w:p w14:paraId="532B7B1B" w14:textId="1B770B93" w:rsidR="00AC10D2" w:rsidDel="00453D66" w:rsidRDefault="00AC10D2" w:rsidP="0005768F">
      <w:pPr>
        <w:pStyle w:val="Corps"/>
        <w:rPr>
          <w:moveFrom w:id="1171" w:author="RANDRIAMAHARAVOMANANA, Tantely" w:date="2017-06-21T17:43:00Z"/>
        </w:rPr>
      </w:pPr>
      <w:moveFrom w:id="1172" w:author="RANDRIAMAHARAVOMANANA, Tantely" w:date="2017-06-21T17:43:00Z">
        <w:r w:rsidDel="00453D66">
          <w:t>Le service « WS_GED_SVR » fournit, sous forme de service web, les fonctionnalités nécessaires à la gestion des documents issus de SERT.</w:t>
        </w:r>
        <w:bookmarkStart w:id="1173" w:name="_Toc485881144"/>
        <w:bookmarkEnd w:id="1173"/>
      </w:moveFrom>
    </w:p>
    <w:p w14:paraId="461E9339" w14:textId="4A93B528" w:rsidR="00AC10D2" w:rsidDel="00453D66" w:rsidRDefault="00AC10D2" w:rsidP="0005768F">
      <w:pPr>
        <w:pStyle w:val="Corps"/>
        <w:numPr>
          <w:ilvl w:val="0"/>
          <w:numId w:val="29"/>
        </w:numPr>
        <w:rPr>
          <w:moveFrom w:id="1174" w:author="RANDRIAMAHARAVOMANANA, Tantely" w:date="2017-06-21T17:43:00Z"/>
        </w:rPr>
      </w:pPr>
      <w:bookmarkStart w:id="1175" w:name="_Toc392679661"/>
      <w:moveFrom w:id="1176" w:author="RANDRIAMAHARAVOMANANA, Tantely" w:date="2017-06-21T17:43:00Z">
        <w:r w:rsidDel="00453D66">
          <w:t>Service « WS_DEPLOY »</w:t>
        </w:r>
        <w:bookmarkStart w:id="1177" w:name="_Toc485881145"/>
        <w:bookmarkEnd w:id="1175"/>
        <w:bookmarkEnd w:id="1177"/>
      </w:moveFrom>
    </w:p>
    <w:p w14:paraId="1E02D870" w14:textId="57A35655" w:rsidR="00AC10D2" w:rsidDel="00453D66" w:rsidRDefault="00AC10D2" w:rsidP="0005768F">
      <w:pPr>
        <w:pStyle w:val="Corps"/>
        <w:rPr>
          <w:moveFrom w:id="1178" w:author="RANDRIAMAHARAVOMANANA, Tantely" w:date="2017-06-21T17:43:00Z"/>
        </w:rPr>
      </w:pPr>
      <w:moveFrom w:id="1179" w:author="RANDRIAMAHARAVOMANANA, Tantely" w:date="2017-06-21T17:43:00Z">
        <w:r w:rsidDel="00453D66">
          <w:t>Le service « WS_DEPLOY » permet d’installer / mettre à jour l’application cliente.</w:t>
        </w:r>
        <w:bookmarkStart w:id="1180" w:name="_Toc485881146"/>
        <w:bookmarkEnd w:id="1180"/>
      </w:moveFrom>
    </w:p>
    <w:p w14:paraId="6E35F549" w14:textId="509C7B32" w:rsidR="00AC10D2" w:rsidDel="00453D66" w:rsidRDefault="00AC10D2" w:rsidP="0005768F">
      <w:pPr>
        <w:pStyle w:val="Corps"/>
        <w:numPr>
          <w:ilvl w:val="0"/>
          <w:numId w:val="29"/>
        </w:numPr>
        <w:rPr>
          <w:moveFrom w:id="1181" w:author="RANDRIAMAHARAVOMANANA, Tantely" w:date="2017-06-21T17:43:00Z"/>
        </w:rPr>
      </w:pPr>
      <w:bookmarkStart w:id="1182" w:name="_Toc392679662"/>
      <w:moveFrom w:id="1183" w:author="RANDRIAMAHARAVOMANANA, Tantely" w:date="2017-06-21T17:43:00Z">
        <w:r w:rsidDel="00453D66">
          <w:t>Service « WS_ADMIN »</w:t>
        </w:r>
        <w:bookmarkStart w:id="1184" w:name="_Toc485881147"/>
        <w:bookmarkEnd w:id="1182"/>
        <w:bookmarkEnd w:id="1184"/>
      </w:moveFrom>
    </w:p>
    <w:p w14:paraId="270FDEFE" w14:textId="5423FB94" w:rsidR="00AC10D2" w:rsidDel="00453D66" w:rsidRDefault="00AC10D2" w:rsidP="0005768F">
      <w:pPr>
        <w:pStyle w:val="Corps"/>
        <w:rPr>
          <w:moveFrom w:id="1185" w:author="RANDRIAMAHARAVOMANANA, Tantely" w:date="2017-06-21T17:43:00Z"/>
        </w:rPr>
      </w:pPr>
      <w:moveFrom w:id="1186" w:author="RANDRIAMAHARAVOMANANA, Tantely" w:date="2017-06-21T17:43:00Z">
        <w:r w:rsidDel="00453D66">
          <w:t>Le service « WS_ADMIN » permet à l’administrateur de :</w:t>
        </w:r>
        <w:bookmarkStart w:id="1187" w:name="_Toc485881148"/>
        <w:bookmarkEnd w:id="1187"/>
      </w:moveFrom>
    </w:p>
    <w:p w14:paraId="26EA784A" w14:textId="6FB901EF" w:rsidR="00AC10D2" w:rsidDel="00453D66" w:rsidRDefault="00AC10D2" w:rsidP="008C586D">
      <w:pPr>
        <w:pStyle w:val="Corps"/>
        <w:numPr>
          <w:ilvl w:val="0"/>
          <w:numId w:val="12"/>
        </w:numPr>
        <w:ind w:left="1418"/>
        <w:rPr>
          <w:moveFrom w:id="1188" w:author="RANDRIAMAHARAVOMANANA, Tantely" w:date="2017-06-21T17:43:00Z"/>
        </w:rPr>
      </w:pPr>
      <w:moveFrom w:id="1189" w:author="RANDRIAMAHARAVOMANANA, Tantely" w:date="2017-06-21T17:43:00Z">
        <w:r w:rsidDel="00453D66">
          <w:t>Saisir les paramètres de l’application</w:t>
        </w:r>
        <w:bookmarkStart w:id="1190" w:name="_Toc485881149"/>
        <w:bookmarkEnd w:id="1190"/>
      </w:moveFrom>
    </w:p>
    <w:p w14:paraId="0C156356" w14:textId="48588E15" w:rsidR="00AC10D2" w:rsidDel="00453D66" w:rsidRDefault="00AC10D2" w:rsidP="008C586D">
      <w:pPr>
        <w:pStyle w:val="Corps"/>
        <w:numPr>
          <w:ilvl w:val="0"/>
          <w:numId w:val="12"/>
        </w:numPr>
        <w:ind w:left="1418"/>
        <w:rPr>
          <w:moveFrom w:id="1191" w:author="RANDRIAMAHARAVOMANANA, Tantely" w:date="2017-06-21T17:43:00Z"/>
        </w:rPr>
      </w:pPr>
      <w:moveFrom w:id="1192" w:author="RANDRIAMAHARAVOMANANA, Tantely" w:date="2017-06-21T17:43:00Z">
        <w:r w:rsidDel="00453D66">
          <w:t>Gérer les utilisateurs</w:t>
        </w:r>
        <w:bookmarkStart w:id="1193" w:name="_Toc485881150"/>
        <w:bookmarkEnd w:id="1193"/>
      </w:moveFrom>
    </w:p>
    <w:p w14:paraId="2B90936A" w14:textId="703A0D5C" w:rsidR="00AC10D2" w:rsidRPr="00657DF1" w:rsidDel="00453D66" w:rsidRDefault="00AC10D2" w:rsidP="008C586D">
      <w:pPr>
        <w:pStyle w:val="Corps"/>
        <w:numPr>
          <w:ilvl w:val="0"/>
          <w:numId w:val="12"/>
        </w:numPr>
        <w:ind w:left="1418"/>
        <w:rPr>
          <w:moveFrom w:id="1194" w:author="RANDRIAMAHARAVOMANANA, Tantely" w:date="2017-06-21T17:43:00Z"/>
        </w:rPr>
      </w:pPr>
      <w:moveFrom w:id="1195" w:author="RANDRIAMAHARAVOMANANA, Tantely" w:date="2017-06-21T17:43:00Z">
        <w:r w:rsidDel="00453D66">
          <w:t>Récupérer les statistiques</w:t>
        </w:r>
        <w:bookmarkStart w:id="1196" w:name="_Toc485881151"/>
        <w:bookmarkEnd w:id="1196"/>
      </w:moveFrom>
    </w:p>
    <w:p w14:paraId="647413AF" w14:textId="47D68153" w:rsidR="008C586D" w:rsidRPr="008C586D" w:rsidDel="00453D66" w:rsidRDefault="009D4911" w:rsidP="00D72416">
      <w:pPr>
        <w:pStyle w:val="Titre44"/>
        <w:rPr>
          <w:moveFrom w:id="1197" w:author="RANDRIAMAHARAVOMANANA, Tantely" w:date="2017-06-21T17:43:00Z"/>
        </w:rPr>
      </w:pPr>
      <w:bookmarkStart w:id="1198" w:name="_Toc392679663"/>
      <w:moveFrom w:id="1199" w:author="RANDRIAMAHARAVOMANANA, Tantely" w:date="2017-06-21T17:43:00Z">
        <w:r w:rsidDel="00453D66">
          <w:t xml:space="preserve"> </w:t>
        </w:r>
        <w:r w:rsidR="008C586D" w:rsidRPr="008C586D" w:rsidDel="00453D66">
          <w:t>Sous-système « Client »</w:t>
        </w:r>
        <w:bookmarkStart w:id="1200" w:name="_Toc485881152"/>
        <w:bookmarkEnd w:id="1198"/>
        <w:bookmarkEnd w:id="1200"/>
      </w:moveFrom>
    </w:p>
    <w:p w14:paraId="54241A08" w14:textId="64E4B067" w:rsidR="008C586D" w:rsidRPr="008C586D" w:rsidDel="00453D66" w:rsidRDefault="008C586D" w:rsidP="00D72416">
      <w:pPr>
        <w:pStyle w:val="Corps"/>
        <w:numPr>
          <w:ilvl w:val="0"/>
          <w:numId w:val="29"/>
        </w:numPr>
        <w:rPr>
          <w:moveFrom w:id="1201" w:author="RANDRIAMAHARAVOMANANA, Tantely" w:date="2017-06-21T17:43:00Z"/>
        </w:rPr>
      </w:pPr>
      <w:bookmarkStart w:id="1202" w:name="_Toc392679664"/>
      <w:moveFrom w:id="1203" w:author="RANDRIAMAHARAVOMANANA, Tantely" w:date="2017-06-21T17:43:00Z">
        <w:r w:rsidRPr="008C586D" w:rsidDel="00453D66">
          <w:t>Service « IHM »</w:t>
        </w:r>
        <w:bookmarkStart w:id="1204" w:name="_Toc485881153"/>
        <w:bookmarkEnd w:id="1202"/>
        <w:bookmarkEnd w:id="1204"/>
      </w:moveFrom>
    </w:p>
    <w:p w14:paraId="08078F9C" w14:textId="7B25DB6E" w:rsidR="008C586D" w:rsidDel="00453D66" w:rsidRDefault="008C586D" w:rsidP="008C586D">
      <w:pPr>
        <w:pStyle w:val="Corps"/>
        <w:rPr>
          <w:moveFrom w:id="1205" w:author="RANDRIAMAHARAVOMANANA, Tantely" w:date="2017-06-21T17:43:00Z"/>
        </w:rPr>
      </w:pPr>
      <w:moveFrom w:id="1206" w:author="RANDRIAMAHARAVOMANANA, Tantely" w:date="2017-06-21T17:43:00Z">
        <w:r w:rsidRPr="008C586D" w:rsidDel="00453D66">
          <w:t>Le service « IHM » fournit le frontal pour l’utilisateur. L’accès à l’application est contr</w:t>
        </w:r>
        <w:r w:rsidR="00D72416" w:rsidDel="00453D66">
          <w:t>ôlé par un login / mot de passe</w:t>
        </w:r>
        <w:r w:rsidRPr="008C586D" w:rsidDel="00453D66">
          <w:t>.</w:t>
        </w:r>
        <w:bookmarkStart w:id="1207" w:name="_Toc485881154"/>
        <w:bookmarkEnd w:id="1207"/>
      </w:moveFrom>
    </w:p>
    <w:p w14:paraId="251CF9F6" w14:textId="76601055" w:rsidR="00D72416" w:rsidDel="00453D66" w:rsidRDefault="00D72416" w:rsidP="008C586D">
      <w:pPr>
        <w:pStyle w:val="Corps"/>
        <w:rPr>
          <w:moveFrom w:id="1208" w:author="RANDRIAMAHARAVOMANANA, Tantely" w:date="2017-06-21T17:43:00Z"/>
        </w:rPr>
      </w:pPr>
      <w:bookmarkStart w:id="1209" w:name="_Toc485881155"/>
      <w:bookmarkEnd w:id="1209"/>
    </w:p>
    <w:p w14:paraId="63AE253C" w14:textId="0B1BC858" w:rsidR="00D72416" w:rsidDel="00453D66" w:rsidRDefault="009D4911" w:rsidP="00D72416">
      <w:pPr>
        <w:pStyle w:val="Titre44"/>
        <w:rPr>
          <w:moveFrom w:id="1210" w:author="RANDRIAMAHARAVOMANANA, Tantely" w:date="2017-06-21T17:43:00Z"/>
        </w:rPr>
      </w:pPr>
      <w:bookmarkStart w:id="1211" w:name="_Toc392679667"/>
      <w:moveFrom w:id="1212" w:author="RANDRIAMAHARAVOMANANA, Tantely" w:date="2017-06-21T17:43:00Z">
        <w:r w:rsidDel="00453D66">
          <w:t xml:space="preserve"> </w:t>
        </w:r>
        <w:r w:rsidR="00D72416" w:rsidDel="00453D66">
          <w:t>Sous-système « Admin »</w:t>
        </w:r>
        <w:bookmarkStart w:id="1213" w:name="_Toc485881156"/>
        <w:bookmarkEnd w:id="1211"/>
        <w:bookmarkEnd w:id="1213"/>
      </w:moveFrom>
    </w:p>
    <w:p w14:paraId="2AD76AF4" w14:textId="64C4A048" w:rsidR="00D72416" w:rsidDel="00453D66" w:rsidRDefault="00D72416" w:rsidP="00D72416">
      <w:pPr>
        <w:pStyle w:val="Corps"/>
        <w:rPr>
          <w:moveFrom w:id="1214" w:author="RANDRIAMAHARAVOMANANA, Tantely" w:date="2017-06-21T17:43:00Z"/>
        </w:rPr>
      </w:pPr>
      <w:moveFrom w:id="1215" w:author="RANDRIAMAHARAVOMANANA, Tantely" w:date="2017-06-21T17:43:00Z">
        <w:r w:rsidDel="00453D66">
          <w:t>Le sous-système « ADMIN » fournit les outils nécessaires à l’administration de la plateforme. Il offre donc les services suivants :</w:t>
        </w:r>
        <w:bookmarkStart w:id="1216" w:name="_Toc485881157"/>
        <w:bookmarkEnd w:id="1216"/>
      </w:moveFrom>
    </w:p>
    <w:p w14:paraId="252EEBA8" w14:textId="228D44FC" w:rsidR="00D72416" w:rsidDel="00453D66" w:rsidRDefault="00D72416" w:rsidP="002257B5">
      <w:pPr>
        <w:pStyle w:val="Corps"/>
        <w:numPr>
          <w:ilvl w:val="0"/>
          <w:numId w:val="12"/>
        </w:numPr>
        <w:rPr>
          <w:moveFrom w:id="1217" w:author="RANDRIAMAHARAVOMANANA, Tantely" w:date="2017-06-21T17:43:00Z"/>
        </w:rPr>
      </w:pPr>
      <w:moveFrom w:id="1218" w:author="RANDRIAMAHARAVOMANANA, Tantely" w:date="2017-06-21T17:43:00Z">
        <w:r w:rsidDel="00453D66">
          <w:t>Gestion des utilisateurs</w:t>
        </w:r>
        <w:bookmarkStart w:id="1219" w:name="_Toc485881158"/>
        <w:bookmarkEnd w:id="1219"/>
      </w:moveFrom>
    </w:p>
    <w:p w14:paraId="14135DC8" w14:textId="25479308" w:rsidR="00D72416" w:rsidDel="00453D66" w:rsidRDefault="00D72416" w:rsidP="002257B5">
      <w:pPr>
        <w:pStyle w:val="Corps"/>
        <w:numPr>
          <w:ilvl w:val="0"/>
          <w:numId w:val="12"/>
        </w:numPr>
        <w:rPr>
          <w:moveFrom w:id="1220" w:author="RANDRIAMAHARAVOMANANA, Tantely" w:date="2017-06-21T17:43:00Z"/>
        </w:rPr>
      </w:pPr>
      <w:moveFrom w:id="1221" w:author="RANDRIAMAHARAVOMANANA, Tantely" w:date="2017-06-21T17:43:00Z">
        <w:r w:rsidDel="00453D66">
          <w:t>Gestion des données (géoréférencement des rasters, etc …)</w:t>
        </w:r>
        <w:bookmarkStart w:id="1222" w:name="_Toc485881159"/>
        <w:bookmarkEnd w:id="1222"/>
      </w:moveFrom>
    </w:p>
    <w:p w14:paraId="46017BA7" w14:textId="34EBE1CF" w:rsidR="00D72416" w:rsidDel="00453D66" w:rsidRDefault="00D72416" w:rsidP="00D72416">
      <w:pPr>
        <w:pStyle w:val="Corps"/>
        <w:numPr>
          <w:ilvl w:val="0"/>
          <w:numId w:val="12"/>
        </w:numPr>
        <w:rPr>
          <w:moveFrom w:id="1223" w:author="RANDRIAMAHARAVOMANANA, Tantely" w:date="2017-06-21T17:43:00Z"/>
        </w:rPr>
      </w:pPr>
      <w:moveFrom w:id="1224" w:author="RANDRIAMAHARAVOMANANA, Tantely" w:date="2017-06-21T17:43:00Z">
        <w:r w:rsidDel="00453D66">
          <w:t>Gestion des services de carte</w:t>
        </w:r>
        <w:bookmarkStart w:id="1225" w:name="_Toc485881160"/>
        <w:bookmarkEnd w:id="1225"/>
      </w:moveFrom>
    </w:p>
    <w:p w14:paraId="41F17FC6" w14:textId="0D9A069F" w:rsidR="00D72416" w:rsidDel="00453D66" w:rsidRDefault="00D72416" w:rsidP="002257B5">
      <w:pPr>
        <w:pStyle w:val="Corps"/>
        <w:numPr>
          <w:ilvl w:val="0"/>
          <w:numId w:val="12"/>
        </w:numPr>
        <w:rPr>
          <w:moveFrom w:id="1226" w:author="RANDRIAMAHARAVOMANANA, Tantely" w:date="2017-06-21T17:43:00Z"/>
        </w:rPr>
      </w:pPr>
      <w:moveFrom w:id="1227" w:author="RANDRIAMAHARAVOMANANA, Tantely" w:date="2017-06-21T17:43:00Z">
        <w:r w:rsidDel="00453D66">
          <w:t>Gestion du paramétrage</w:t>
        </w:r>
        <w:bookmarkStart w:id="1228" w:name="_Toc485881161"/>
        <w:bookmarkEnd w:id="1228"/>
      </w:moveFrom>
    </w:p>
    <w:p w14:paraId="68BF9B0E" w14:textId="40298932" w:rsidR="00D72416" w:rsidDel="00453D66" w:rsidRDefault="00D72416" w:rsidP="002257B5">
      <w:pPr>
        <w:pStyle w:val="Corps"/>
        <w:numPr>
          <w:ilvl w:val="0"/>
          <w:numId w:val="12"/>
        </w:numPr>
        <w:rPr>
          <w:moveFrom w:id="1229" w:author="RANDRIAMAHARAVOMANANA, Tantely" w:date="2017-06-21T17:43:00Z"/>
        </w:rPr>
      </w:pPr>
      <w:moveFrom w:id="1230" w:author="RANDRIAMAHARAVOMANANA, Tantely" w:date="2017-06-21T17:43:00Z">
        <w:r w:rsidDel="00453D66">
          <w:t>Consultation des statistiques d’utilisation.</w:t>
        </w:r>
        <w:bookmarkStart w:id="1231" w:name="_Toc485881162"/>
        <w:bookmarkEnd w:id="1231"/>
      </w:moveFrom>
    </w:p>
    <w:p w14:paraId="19AC56E8" w14:textId="39A6F100" w:rsidR="00D72416" w:rsidDel="00453D66" w:rsidRDefault="00D72416" w:rsidP="002257B5">
      <w:pPr>
        <w:pStyle w:val="Corps"/>
        <w:numPr>
          <w:ilvl w:val="0"/>
          <w:numId w:val="12"/>
        </w:numPr>
        <w:rPr>
          <w:moveFrom w:id="1232" w:author="RANDRIAMAHARAVOMANANA, Tantely" w:date="2017-06-21T17:43:00Z"/>
        </w:rPr>
      </w:pPr>
      <w:moveFrom w:id="1233" w:author="RANDRIAMAHARAVOMANANA, Tantely" w:date="2017-06-21T17:43:00Z">
        <w:r w:rsidDel="00453D66">
          <w:t>Gestion des gabarits</w:t>
        </w:r>
        <w:bookmarkStart w:id="1234" w:name="_Toc485881163"/>
        <w:bookmarkEnd w:id="1234"/>
      </w:moveFrom>
    </w:p>
    <w:p w14:paraId="038ECE90" w14:textId="54785A1A" w:rsidR="00D72416" w:rsidRPr="008C586D" w:rsidDel="00453D66" w:rsidRDefault="00D72416" w:rsidP="008C586D">
      <w:pPr>
        <w:pStyle w:val="Corps"/>
        <w:rPr>
          <w:moveFrom w:id="1235" w:author="RANDRIAMAHARAVOMANANA, Tantely" w:date="2017-06-21T17:43:00Z"/>
        </w:rPr>
      </w:pPr>
      <w:bookmarkStart w:id="1236" w:name="_Toc485881164"/>
      <w:bookmarkEnd w:id="1236"/>
    </w:p>
    <w:p w14:paraId="18971A58" w14:textId="3EF0B545" w:rsidR="005A65AB" w:rsidDel="00453D66" w:rsidRDefault="009D74A9" w:rsidP="002A211E">
      <w:pPr>
        <w:pStyle w:val="Title3"/>
        <w:rPr>
          <w:moveFrom w:id="1237" w:author="RANDRIAMAHARAVOMANANA, Tantely" w:date="2017-06-21T17:43:00Z"/>
        </w:rPr>
      </w:pPr>
      <w:moveFrom w:id="1238" w:author="RANDRIAMAHARAVOMANANA, Tantely" w:date="2017-06-21T17:43:00Z">
        <w:r w:rsidDel="00453D66">
          <w:t>Modèle conceptuel de données</w:t>
        </w:r>
        <w:bookmarkStart w:id="1239" w:name="_Toc485881165"/>
        <w:bookmarkEnd w:id="1239"/>
      </w:moveFrom>
    </w:p>
    <w:p w14:paraId="77DA6600" w14:textId="043552DA" w:rsidR="002A211E" w:rsidDel="00453D66" w:rsidRDefault="008A192F" w:rsidP="009D74A9">
      <w:pPr>
        <w:pStyle w:val="Corps"/>
        <w:rPr>
          <w:moveFrom w:id="1240" w:author="RANDRIAMAHARAVOMANANA, Tantely" w:date="2017-06-21T17:43:00Z"/>
        </w:rPr>
      </w:pPr>
      <w:moveFrom w:id="1241" w:author="RANDRIAMAHARAVOMANANA, Tantely" w:date="2017-06-21T17:43:00Z">
        <w:r w:rsidDel="00453D66">
          <w:t xml:space="preserve">Voici le modèle </w:t>
        </w:r>
        <w:r w:rsidR="009D74A9" w:rsidDel="00453D66">
          <w:t xml:space="preserve">conceptuel </w:t>
        </w:r>
        <w:r w:rsidDel="00453D66">
          <w:t>de données de SERT :</w:t>
        </w:r>
        <w:bookmarkStart w:id="1242" w:name="_Toc485881166"/>
        <w:bookmarkEnd w:id="1242"/>
      </w:moveFrom>
    </w:p>
    <w:p w14:paraId="10880B82" w14:textId="0CB81F62" w:rsidR="008A192F" w:rsidDel="00453D66" w:rsidRDefault="008A192F" w:rsidP="002A211E">
      <w:pPr>
        <w:pStyle w:val="Corps"/>
        <w:rPr>
          <w:moveFrom w:id="1243" w:author="RANDRIAMAHARAVOMANANA, Tantely" w:date="2017-06-21T17:43:00Z"/>
        </w:rPr>
      </w:pPr>
      <w:bookmarkStart w:id="1244" w:name="_Toc485881167"/>
      <w:bookmarkEnd w:id="1244"/>
    </w:p>
    <w:p w14:paraId="4E2E374B" w14:textId="0E98B032" w:rsidR="008A192F" w:rsidDel="00453D66" w:rsidRDefault="008A192F" w:rsidP="002A211E">
      <w:pPr>
        <w:pStyle w:val="Corps"/>
        <w:rPr>
          <w:moveFrom w:id="1245" w:author="RANDRIAMAHARAVOMANANA, Tantely" w:date="2017-06-21T17:43:00Z"/>
        </w:rPr>
      </w:pPr>
      <w:bookmarkStart w:id="1246" w:name="_Toc485881168"/>
      <w:bookmarkEnd w:id="1246"/>
    </w:p>
    <w:p w14:paraId="5E0C1382" w14:textId="12AC2D7B" w:rsidR="008A192F" w:rsidDel="00453D66" w:rsidRDefault="008A192F" w:rsidP="002A211E">
      <w:pPr>
        <w:pStyle w:val="Corps"/>
        <w:rPr>
          <w:moveFrom w:id="1247" w:author="RANDRIAMAHARAVOMANANA, Tantely" w:date="2017-06-21T17:43:00Z"/>
        </w:rPr>
      </w:pPr>
      <w:bookmarkStart w:id="1248" w:name="_Toc485881169"/>
      <w:bookmarkEnd w:id="1248"/>
    </w:p>
    <w:p w14:paraId="10554536" w14:textId="72598DD0" w:rsidR="008A192F" w:rsidDel="00453D66" w:rsidRDefault="008A192F" w:rsidP="002A211E">
      <w:pPr>
        <w:pStyle w:val="Corps"/>
        <w:rPr>
          <w:moveFrom w:id="1249" w:author="RANDRIAMAHARAVOMANANA, Tantely" w:date="2017-06-21T17:43:00Z"/>
        </w:rPr>
      </w:pPr>
      <w:bookmarkStart w:id="1250" w:name="_Toc485881170"/>
      <w:bookmarkEnd w:id="1250"/>
    </w:p>
    <w:p w14:paraId="324CDA12" w14:textId="70A2655D" w:rsidR="008A192F" w:rsidDel="00453D66" w:rsidRDefault="008A192F" w:rsidP="002A211E">
      <w:pPr>
        <w:pStyle w:val="Corps"/>
        <w:rPr>
          <w:moveFrom w:id="1251" w:author="RANDRIAMAHARAVOMANANA, Tantely" w:date="2017-06-21T17:43:00Z"/>
        </w:rPr>
      </w:pPr>
      <w:bookmarkStart w:id="1252" w:name="_Toc485881171"/>
      <w:bookmarkEnd w:id="1252"/>
    </w:p>
    <w:p w14:paraId="4956B9E2" w14:textId="211783EB" w:rsidR="008A192F" w:rsidDel="00453D66" w:rsidRDefault="008A192F" w:rsidP="002A211E">
      <w:pPr>
        <w:pStyle w:val="Corps"/>
        <w:rPr>
          <w:moveFrom w:id="1253" w:author="RANDRIAMAHARAVOMANANA, Tantely" w:date="2017-06-21T17:43:00Z"/>
        </w:rPr>
      </w:pPr>
      <w:bookmarkStart w:id="1254" w:name="_Toc485881172"/>
      <w:bookmarkEnd w:id="1254"/>
    </w:p>
    <w:p w14:paraId="1F25E8AC" w14:textId="1E2C8DD6" w:rsidR="008A192F" w:rsidDel="00453D66" w:rsidRDefault="008A192F" w:rsidP="002A211E">
      <w:pPr>
        <w:pStyle w:val="Corps"/>
        <w:rPr>
          <w:moveFrom w:id="1255" w:author="RANDRIAMAHARAVOMANANA, Tantely" w:date="2017-06-21T17:43:00Z"/>
        </w:rPr>
      </w:pPr>
      <w:bookmarkStart w:id="1256" w:name="_Toc485881173"/>
      <w:bookmarkEnd w:id="1256"/>
    </w:p>
    <w:p w14:paraId="0C5BD299" w14:textId="2E4A1ED0" w:rsidR="008A192F" w:rsidDel="00453D66" w:rsidRDefault="008A192F" w:rsidP="002A211E">
      <w:pPr>
        <w:pStyle w:val="Corps"/>
        <w:rPr>
          <w:moveFrom w:id="1257" w:author="RANDRIAMAHARAVOMANANA, Tantely" w:date="2017-06-21T17:43:00Z"/>
        </w:rPr>
      </w:pPr>
      <w:bookmarkStart w:id="1258" w:name="_Toc485881174"/>
      <w:bookmarkEnd w:id="1258"/>
    </w:p>
    <w:p w14:paraId="39AAEF54" w14:textId="6C8CE3C2" w:rsidR="008A192F" w:rsidDel="00453D66" w:rsidRDefault="008A192F" w:rsidP="002A211E">
      <w:pPr>
        <w:pStyle w:val="Corps"/>
        <w:rPr>
          <w:moveFrom w:id="1259" w:author="RANDRIAMAHARAVOMANANA, Tantely" w:date="2017-06-21T17:43:00Z"/>
        </w:rPr>
      </w:pPr>
      <w:bookmarkStart w:id="1260" w:name="_Toc485881175"/>
      <w:bookmarkEnd w:id="1260"/>
    </w:p>
    <w:p w14:paraId="6DAC48BF" w14:textId="740A6D47" w:rsidR="008A192F" w:rsidDel="00453D66" w:rsidRDefault="008A192F" w:rsidP="008A192F">
      <w:pPr>
        <w:pStyle w:val="Corps"/>
        <w:rPr>
          <w:moveFrom w:id="1261" w:author="RANDRIAMAHARAVOMANANA, Tantely" w:date="2017-06-21T17:43:00Z"/>
        </w:rPr>
        <w:sectPr w:rsidR="008A192F" w:rsidDel="00453D66" w:rsidSect="00E009DD">
          <w:pgSz w:w="11906" w:h="16838"/>
          <w:pgMar w:top="1417" w:right="1417" w:bottom="1417" w:left="1417" w:header="708" w:footer="708" w:gutter="0"/>
          <w:cols w:space="708"/>
          <w:docGrid w:linePitch="360"/>
        </w:sectPr>
      </w:pPr>
    </w:p>
    <w:p w14:paraId="056FC26C" w14:textId="16535802" w:rsidR="009D74A9" w:rsidDel="00453D66" w:rsidRDefault="008A192F" w:rsidP="009D74A9">
      <w:pPr>
        <w:pStyle w:val="Corps"/>
        <w:keepNext/>
        <w:rPr>
          <w:moveFrom w:id="1262" w:author="RANDRIAMAHARAVOMANANA, Tantely" w:date="2017-06-21T17:43:00Z"/>
        </w:rPr>
      </w:pPr>
      <w:moveFrom w:id="1263" w:author="RANDRIAMAHARAVOMANANA, Tantely" w:date="2017-06-21T17:43:00Z">
        <w:r w:rsidRPr="008A192F" w:rsidDel="00453D66">
          <w:rPr>
            <w:noProof/>
            <w:lang w:eastAsia="fr-FR"/>
          </w:rPr>
          <w:drawing>
            <wp:inline distT="0" distB="0" distL="0" distR="0" wp14:anchorId="726BD770" wp14:editId="2E34DF52">
              <wp:extent cx="9052076" cy="5775960"/>
              <wp:effectExtent l="0" t="0" r="0" b="0"/>
              <wp:docPr id="15" name="Image 15" descr="D:\PERSO\RAPPORT\sert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ERSO\RAPPORT\sertModel.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084840" cy="5796866"/>
                      </a:xfrm>
                      <a:prstGeom prst="rect">
                        <a:avLst/>
                      </a:prstGeom>
                      <a:noFill/>
                      <a:ln>
                        <a:noFill/>
                      </a:ln>
                    </pic:spPr>
                  </pic:pic>
                </a:graphicData>
              </a:graphic>
            </wp:inline>
          </w:drawing>
        </w:r>
        <w:bookmarkStart w:id="1264" w:name="_Toc485881176"/>
        <w:bookmarkEnd w:id="1264"/>
      </w:moveFrom>
    </w:p>
    <w:p w14:paraId="2B82669A" w14:textId="7F2739A4" w:rsidR="004E648E" w:rsidRPr="00A32DA2" w:rsidDel="00453D66" w:rsidRDefault="009D74A9" w:rsidP="009D74A9">
      <w:pPr>
        <w:pStyle w:val="Lgende"/>
        <w:jc w:val="center"/>
        <w:rPr>
          <w:moveFrom w:id="1265" w:author="RANDRIAMAHARAVOMANANA, Tantely" w:date="2017-06-21T17:43:00Z"/>
          <w:lang w:val="fr-FR"/>
        </w:rPr>
        <w:sectPr w:rsidR="004E648E" w:rsidRPr="00A32DA2" w:rsidDel="00453D66" w:rsidSect="008A192F">
          <w:pgSz w:w="16838" w:h="11906" w:orient="landscape"/>
          <w:pgMar w:top="567" w:right="1417" w:bottom="1417" w:left="1417" w:header="708" w:footer="708" w:gutter="0"/>
          <w:cols w:space="708"/>
          <w:docGrid w:linePitch="360"/>
        </w:sectPr>
      </w:pPr>
      <w:moveFrom w:id="1266" w:author="RANDRIAMAHARAVOMANANA, Tantely" w:date="2017-06-21T17:43:00Z">
        <w:r w:rsidRPr="00A32DA2" w:rsidDel="00453D66">
          <w:rPr>
            <w:lang w:val="fr-FR"/>
          </w:rPr>
          <w:t xml:space="preserve">Figure </w:t>
        </w:r>
        <w:r w:rsidDel="00453D66">
          <w:fldChar w:fldCharType="begin"/>
        </w:r>
        <w:r w:rsidRPr="00A32DA2" w:rsidDel="00453D66">
          <w:rPr>
            <w:lang w:val="fr-FR"/>
          </w:rPr>
          <w:instrText xml:space="preserve"> SEQ Figure \* ARABIC </w:instrText>
        </w:r>
        <w:r w:rsidDel="00453D66">
          <w:fldChar w:fldCharType="separate"/>
        </w:r>
        <w:r w:rsidR="00D60EC6" w:rsidRPr="00A32DA2" w:rsidDel="00453D66">
          <w:rPr>
            <w:noProof/>
            <w:lang w:val="fr-FR"/>
          </w:rPr>
          <w:t>9</w:t>
        </w:r>
        <w:r w:rsidDel="00453D66">
          <w:fldChar w:fldCharType="end"/>
        </w:r>
        <w:r w:rsidRPr="00A32DA2" w:rsidDel="00453D66">
          <w:rPr>
            <w:lang w:val="fr-FR"/>
          </w:rPr>
          <w:t xml:space="preserve"> Modèle conceptuel de données</w:t>
        </w:r>
        <w:bookmarkStart w:id="1267" w:name="_Toc485881177"/>
        <w:bookmarkEnd w:id="1267"/>
      </w:moveFrom>
    </w:p>
    <w:p w14:paraId="44A6F2B8" w14:textId="6E2147A9" w:rsidR="00B462A7" w:rsidDel="00453D66" w:rsidRDefault="005A65AB" w:rsidP="00B462A7">
      <w:pPr>
        <w:pStyle w:val="Title3"/>
        <w:rPr>
          <w:moveFrom w:id="1268" w:author="RANDRIAMAHARAVOMANANA, Tantely" w:date="2017-06-21T17:43:00Z"/>
        </w:rPr>
      </w:pPr>
      <w:moveFrom w:id="1269" w:author="RANDRIAMAHARAVOMANANA, Tantely" w:date="2017-06-21T17:43:00Z">
        <w:r w:rsidRPr="005A65AB" w:rsidDel="00453D66">
          <w:t>Structure des codes</w:t>
        </w:r>
        <w:r w:rsidR="007C6F2D" w:rsidDel="00453D66">
          <w:t xml:space="preserve"> sources</w:t>
        </w:r>
        <w:r w:rsidRPr="005A65AB" w:rsidDel="00453D66">
          <w:t xml:space="preserve"> de l’application</w:t>
        </w:r>
        <w:bookmarkStart w:id="1270" w:name="_Toc485881178"/>
        <w:bookmarkEnd w:id="1270"/>
      </w:moveFrom>
    </w:p>
    <w:p w14:paraId="53BA4F57" w14:textId="08C61E51" w:rsidR="00B462A7" w:rsidRPr="00E73E0D" w:rsidDel="00453D66" w:rsidRDefault="00FD0F0E" w:rsidP="00E73E0D">
      <w:pPr>
        <w:pStyle w:val="Corps"/>
        <w:rPr>
          <w:moveFrom w:id="1271" w:author="RANDRIAMAHARAVOMANANA, Tantely" w:date="2017-06-21T17:43:00Z"/>
        </w:rPr>
      </w:pPr>
      <w:moveFrom w:id="1272" w:author="RANDRIAMAHARAVOMANANA, Tantely" w:date="2017-06-21T17:43:00Z">
        <w:r w:rsidRPr="00E73E0D" w:rsidDel="00453D66">
          <w:t xml:space="preserve">Les services et/ou sous-systèmes définis dans l’architecture logique de SERT sont développés et implémentés physiquement dans des projets sous forme de composant. </w:t>
        </w:r>
        <w:r w:rsidR="00211690" w:rsidRPr="00E73E0D" w:rsidDel="00453D66">
          <w:t xml:space="preserve">Les tâches </w:t>
        </w:r>
        <w:r w:rsidR="00B37E06" w:rsidRPr="00E73E0D" w:rsidDel="00453D66">
          <w:t xml:space="preserve">de développement qui me sont affectées dans mes missions concernaient que quelques services de SERT. J’ai travaillé surtout sur trois projets : le projet « SERT_IHM », le projet « SERT_WEB » et le projet « GenerateDocs ». </w:t>
        </w:r>
        <w:bookmarkStart w:id="1273" w:name="_Toc485881179"/>
        <w:bookmarkEnd w:id="1273"/>
      </w:moveFrom>
    </w:p>
    <w:p w14:paraId="2D8295EC" w14:textId="6E65E082" w:rsidR="00F1065F" w:rsidRPr="00F1065F" w:rsidDel="00453D66" w:rsidRDefault="005A65AB" w:rsidP="002257B5">
      <w:pPr>
        <w:pStyle w:val="Corps"/>
        <w:numPr>
          <w:ilvl w:val="0"/>
          <w:numId w:val="31"/>
        </w:numPr>
        <w:rPr>
          <w:moveFrom w:id="1274" w:author="RANDRIAMAHARAVOMANANA, Tantely" w:date="2017-06-21T17:43:00Z"/>
        </w:rPr>
      </w:pPr>
      <w:moveFrom w:id="1275" w:author="RANDRIAMAHARAVOMANANA, Tantely" w:date="2017-06-21T17:43:00Z">
        <w:r w:rsidRPr="00F1065F" w:rsidDel="00453D66">
          <w:t>Projet « SERT_IHM »</w:t>
        </w:r>
        <w:r w:rsidR="000B5D4B" w:rsidDel="00453D66">
          <w:t xml:space="preserve"> : </w:t>
        </w:r>
        <w:r w:rsidR="00C14B42" w:rsidDel="00453D66">
          <w:t>Le projet SERT_IHM implémente les sous-systèmes « Client » et « Admin » (cf 6.</w:t>
        </w:r>
        <w:r w:rsidR="00AC65C7" w:rsidDel="00453D66">
          <w:t>1.2)</w:t>
        </w:r>
        <w:r w:rsidR="003377D0" w:rsidDel="00453D66">
          <w:t xml:space="preserve">. </w:t>
        </w:r>
        <w:r w:rsidR="00036052" w:rsidDel="00453D66">
          <w:t xml:space="preserve">La totalité de l’interface graphique de SERT est développée dans ce projet. C’est un projet Java géré avec Apache Maven. </w:t>
        </w:r>
        <w:bookmarkStart w:id="1276" w:name="_Toc485881180"/>
        <w:bookmarkEnd w:id="1276"/>
      </w:moveFrom>
    </w:p>
    <w:p w14:paraId="05BE45FF" w14:textId="5396B1C8" w:rsidR="002931C4" w:rsidDel="00453D66" w:rsidRDefault="00117912" w:rsidP="002257B5">
      <w:pPr>
        <w:pStyle w:val="Corps"/>
        <w:numPr>
          <w:ilvl w:val="0"/>
          <w:numId w:val="31"/>
        </w:numPr>
        <w:rPr>
          <w:moveFrom w:id="1277" w:author="RANDRIAMAHARAVOMANANA, Tantely" w:date="2017-06-21T17:43:00Z"/>
        </w:rPr>
      </w:pPr>
      <w:moveFrom w:id="1278" w:author="RANDRIAMAHARAVOMANANA, Tantely" w:date="2017-06-21T17:43:00Z">
        <w:r w:rsidRPr="002D629E" w:rsidDel="00453D66">
          <w:t>Projet  « SE</w:t>
        </w:r>
        <w:r w:rsidR="00365862" w:rsidDel="00453D66">
          <w:t>R</w:t>
        </w:r>
        <w:r w:rsidRPr="002D629E" w:rsidDel="00453D66">
          <w:t>T_Web »</w:t>
        </w:r>
        <w:r w:rsidR="004A4236" w:rsidDel="00453D66">
          <w:t xml:space="preserve"> : </w:t>
        </w:r>
        <w:r w:rsidR="00DC4AC3" w:rsidDel="00453D66">
          <w:t xml:space="preserve">Ce projet implémente une partie du service « SECURITY ». </w:t>
        </w:r>
        <w:r w:rsidR="002C58E8" w:rsidDel="00453D66">
          <w:t xml:space="preserve">Le but de ce projet est de sécurisé l’accès aux web services des autre composants. </w:t>
        </w:r>
        <w:r w:rsidR="00164873" w:rsidDel="00453D66">
          <w:t>C’est un projet Java web géré avec Apache Maven.</w:t>
        </w:r>
        <w:bookmarkStart w:id="1279" w:name="_Toc485881181"/>
        <w:bookmarkEnd w:id="1279"/>
      </w:moveFrom>
    </w:p>
    <w:p w14:paraId="6F8FF125" w14:textId="3287F697" w:rsidR="00967EB2" w:rsidDel="00453D66" w:rsidRDefault="00747789" w:rsidP="00967EB2">
      <w:pPr>
        <w:pStyle w:val="Corps"/>
        <w:numPr>
          <w:ilvl w:val="0"/>
          <w:numId w:val="31"/>
        </w:numPr>
        <w:rPr>
          <w:moveFrom w:id="1280" w:author="RANDRIAMAHARAVOMANANA, Tantely" w:date="2017-06-21T17:43:00Z"/>
        </w:rPr>
      </w:pPr>
      <w:moveFrom w:id="1281" w:author="RANDRIAMAHARAVOMANANA, Tantely" w:date="2017-06-21T17:43:00Z">
        <w:r w:rsidRPr="002D629E" w:rsidDel="00453D66">
          <w:t>Projet « GenerateDocs »</w:t>
        </w:r>
        <w:r w:rsidR="00A915A2" w:rsidDel="00453D66">
          <w:t xml:space="preserve"> : </w:t>
        </w:r>
        <w:r w:rsidR="00967EB2" w:rsidDel="00453D66">
          <w:t xml:space="preserve">Ce projet implémente le service </w:t>
        </w:r>
        <w:r w:rsidR="00967EB2" w:rsidRPr="00967EB2" w:rsidDel="00453D66">
          <w:t>« WS_GED_SVR »</w:t>
        </w:r>
        <w:r w:rsidR="00967EB2" w:rsidDel="00453D66">
          <w:t>. Ce service regroupe les fonctionnalités nécessaires à la gestion des documents issus de SERT.</w:t>
        </w:r>
        <w:bookmarkStart w:id="1282" w:name="_Toc485881182"/>
        <w:bookmarkEnd w:id="1282"/>
      </w:moveFrom>
    </w:p>
    <w:p w14:paraId="090D7516" w14:textId="77777777" w:rsidR="00F90B89" w:rsidRDefault="00F90B89" w:rsidP="00F90B89">
      <w:pPr>
        <w:pStyle w:val="Title2"/>
        <w:rPr>
          <w:ins w:id="1283" w:author="RANDRIAMAHARAVOMANANA, Tantely" w:date="2017-06-22T03:01:00Z"/>
          <w:rFonts w:eastAsia="Times New Roman"/>
        </w:rPr>
      </w:pPr>
      <w:bookmarkStart w:id="1284" w:name="_Toc485881183"/>
      <w:moveFromRangeEnd w:id="952"/>
      <w:ins w:id="1285" w:author="RANDRIAMAHARAVOMANANA, Tantely" w:date="2017-06-22T03:01:00Z">
        <w:r>
          <w:rPr>
            <w:rFonts w:eastAsia="Times New Roman"/>
          </w:rPr>
          <w:t>Monter en compétence sur le projet SERT</w:t>
        </w:r>
        <w:bookmarkEnd w:id="1284"/>
      </w:ins>
    </w:p>
    <w:p w14:paraId="64518509" w14:textId="77777777" w:rsidR="00F90B89" w:rsidRDefault="00F90B89" w:rsidP="00F90B89">
      <w:pPr>
        <w:pStyle w:val="Corps"/>
        <w:rPr>
          <w:ins w:id="1286" w:author="RANDRIAMAHARAVOMANANA, Tantely" w:date="2017-06-22T03:01:00Z"/>
        </w:rPr>
      </w:pPr>
      <w:ins w:id="1287" w:author="RANDRIAMAHARAVOMANANA, Tantely" w:date="2017-06-22T03:01:00Z">
        <w:r>
          <w:t>Pendant la période de mon stage j’ai été affecté qu’au projet SERT. C’est un projet qui présente de nombreuses fonctionnalités compliquées avec une architecture très complexe. Ma première mission était de monter en compétence sur le projet SERT. Le but de cette mission était d’essayer d’appréhender SERT sur tous ses aspects. Cette mission est l’une des plus difficiles de mon stage à cause de la complexité du projet.</w:t>
        </w:r>
      </w:ins>
    </w:p>
    <w:p w14:paraId="2669A561" w14:textId="77777777" w:rsidR="00F90B89" w:rsidRDefault="00F90B89" w:rsidP="00F90B89">
      <w:pPr>
        <w:pStyle w:val="Corps"/>
        <w:rPr>
          <w:ins w:id="1288" w:author="RANDRIAMAHARAVOMANANA, Tantely" w:date="2017-06-22T03:01:00Z"/>
        </w:rPr>
      </w:pPr>
      <w:ins w:id="1289" w:author="RANDRIAMAHARAVOMANANA, Tantely" w:date="2017-06-22T03:01:00Z">
        <w:r>
          <w:t>La première tâche de cette mission a été de se familiariser avec l’aspect fonctionnel de l’application. Pour ce faire, des documents sur le projet ont été mis à disposition. L’application a été aussi disponible sur un environnement d’intégration pour effectuer des tests.</w:t>
        </w:r>
      </w:ins>
    </w:p>
    <w:p w14:paraId="3DFA3E6C" w14:textId="77777777" w:rsidR="00F90B89" w:rsidRDefault="00F90B89" w:rsidP="00F90B89">
      <w:pPr>
        <w:pStyle w:val="Corps"/>
        <w:rPr>
          <w:ins w:id="1290" w:author="RANDRIAMAHARAVOMANANA, Tantely" w:date="2017-06-22T03:01:00Z"/>
        </w:rPr>
      </w:pPr>
      <w:ins w:id="1291" w:author="RANDRIAMAHARAVOMANANA, Tantely" w:date="2017-06-22T03:01:00Z">
        <w:r>
          <w:t>La tâche suivant a été d’installer l’environnement de développement sur mon poste et de s’habituer avec les outils utilisés pour le développement du projet. Les procédures d’installation de tous les types d’environnements du projet sont déjà documentées. Certains outils sont déjà en place et nécessite juste des configurations comme les outils d’intégration continue, de gestion de version et de contrôle de qualité de projet.</w:t>
        </w:r>
      </w:ins>
    </w:p>
    <w:p w14:paraId="44399A50" w14:textId="77777777" w:rsidR="00F90B89" w:rsidRDefault="00F90B89" w:rsidP="00F90B89">
      <w:pPr>
        <w:pStyle w:val="Corps"/>
      </w:pPr>
      <w:ins w:id="1292" w:author="RANDRIAMAHARAVOMANANA, Tantely" w:date="2017-06-22T03:01:00Z">
        <w:r>
          <w:t xml:space="preserve">La dernière tâche de cette mission a été d’étudier les codes sources du projet. Pour cela, il a été nécessaire aussi de comprendre l’architecture technique de l’application. Les codes sources de SERT sont constitués par </w:t>
        </w:r>
        <w:r w:rsidRPr="003015D3">
          <w:t xml:space="preserve">4 projets dont 1 projet java web, 2 projets java et 1 projet python. Les </w:t>
        </w:r>
        <w:r>
          <w:t>documentations des codes ont été d’une grande aide pour cette tâche. J’ai été mené surtout à travailler qu’avec les 3 projets en java.</w:t>
        </w:r>
      </w:ins>
    </w:p>
    <w:p w14:paraId="7C79C14B" w14:textId="77777777" w:rsidR="00270B9B" w:rsidRPr="00532377" w:rsidRDefault="00270B9B" w:rsidP="00F90B89">
      <w:pPr>
        <w:pStyle w:val="Corps"/>
        <w:rPr>
          <w:ins w:id="1293" w:author="RANDRIAMAHARAVOMANANA, Tantely" w:date="2017-06-22T03:01:00Z"/>
        </w:rPr>
      </w:pPr>
    </w:p>
    <w:p w14:paraId="00230A69" w14:textId="77777777" w:rsidR="00C6201B" w:rsidRDefault="00413B4F" w:rsidP="00A75314">
      <w:pPr>
        <w:pStyle w:val="Title2"/>
        <w:rPr>
          <w:rFonts w:eastAsia="Times New Roman"/>
        </w:rPr>
      </w:pPr>
      <w:bookmarkStart w:id="1294" w:name="_Toc485881184"/>
      <w:r>
        <w:rPr>
          <w:rFonts w:eastAsia="Times New Roman"/>
        </w:rPr>
        <w:lastRenderedPageBreak/>
        <w:t>Intégration de JavaFX avec Swing</w:t>
      </w:r>
      <w:bookmarkEnd w:id="1294"/>
    </w:p>
    <w:p w14:paraId="6ED5F387" w14:textId="77777777" w:rsidR="001B467B" w:rsidRPr="001B467B" w:rsidRDefault="001B467B" w:rsidP="001B467B">
      <w:pPr>
        <w:pStyle w:val="Corps"/>
        <w:rPr>
          <w:ins w:id="1295" w:author="RANDRIAMAHARAVOMANANA, Tantely" w:date="2017-06-22T03:03:00Z"/>
        </w:rPr>
        <w:pPrChange w:id="1296" w:author="RANDRIAMAHARAVOMANANA, Tantely" w:date="2017-06-22T03:03:00Z">
          <w:pPr>
            <w:pStyle w:val="Title2"/>
          </w:pPr>
        </w:pPrChange>
      </w:pPr>
      <w:ins w:id="1297" w:author="RANDRIAMAHARAVOMANANA, Tantely" w:date="2017-06-22T03:03:00Z">
        <w:r w:rsidRPr="001B467B">
          <w:t xml:space="preserve">Cette mission consiste à monter en compétence sur les deux bibliothèques graphiques de Java : Swing et JavaFX. Plus précisément, le but de cette mission est l’intégration de JavaFX avec Swing. En effet, pour assurer l’amélioration continue de l’application, nous avons déjà pensé à la migration de Swing vers JavaFX. </w:t>
        </w:r>
      </w:ins>
    </w:p>
    <w:p w14:paraId="5B531C42" w14:textId="3041D0B7" w:rsidR="005622E1" w:rsidRDefault="001B467B" w:rsidP="001B467B">
      <w:pPr>
        <w:pStyle w:val="Corps"/>
        <w:pPrChange w:id="1298" w:author="RANDRIAMAHARAVOMANANA, Tantely" w:date="2017-06-22T03:05:00Z">
          <w:pPr>
            <w:pStyle w:val="Title2"/>
          </w:pPr>
        </w:pPrChange>
      </w:pPr>
      <w:ins w:id="1299" w:author="RANDRIAMAHARAVOMANANA, Tantely" w:date="2017-06-22T03:03:00Z">
        <w:r w:rsidRPr="001B467B">
          <w:t xml:space="preserve">Cependant, refaire les interfaces graphiques de l’application totalement en JavaFX ne fait pas partie du cahier de charge de cette nouvelle version de SERT. Seuls les composants graphiques concernés par les évolutions sont à développer avec JavaFX. </w:t>
        </w:r>
      </w:ins>
      <w:ins w:id="1300" w:author="RANDRIAMAHARAVOMANANA, Tantely" w:date="2017-06-22T03:05:00Z">
        <w:r>
          <w:t>Pour ce faire, j’ai été mené à</w:t>
        </w:r>
      </w:ins>
      <w:ins w:id="1301" w:author="RANDRIAMAHARAVOMANANA, Tantely" w:date="2017-06-22T03:03:00Z">
        <w:r w:rsidRPr="001B467B">
          <w:t xml:space="preserve"> </w:t>
        </w:r>
      </w:ins>
      <w:r w:rsidR="00597319" w:rsidRPr="001B467B">
        <w:t xml:space="preserve">faire </w:t>
      </w:r>
      <w:r w:rsidR="00597319">
        <w:t>un</w:t>
      </w:r>
      <w:ins w:id="1302" w:author="RANDRIAMAHARAVOMANANA, Tantely" w:date="2017-06-22T03:05:00Z">
        <w:r>
          <w:t xml:space="preserve"> </w:t>
        </w:r>
      </w:ins>
      <w:ins w:id="1303" w:author="RANDRIAMAHARAVOMANANA, Tantely" w:date="2017-06-22T03:03:00Z">
        <w:r w:rsidRPr="001B467B">
          <w:t>« Proof of concept » ou POC pour vérifier la faisabilité de l’intégration de JavaFX dans du Swing.</w:t>
        </w:r>
      </w:ins>
      <w:del w:id="1304" w:author="RANDRIAMAHARAVOMANANA, Tantely" w:date="2017-06-22T03:03:00Z">
        <w:r w:rsidR="00B82F93" w:rsidDel="001B467B">
          <w:delText>On voulait utiliser du JavaFX</w:delText>
        </w:r>
        <w:r w:rsidR="00A723FE" w:rsidDel="001B467B">
          <w:delText xml:space="preserve"> d’un côté assurer l’amélioration continue de SERT et d’un autre côté </w:delText>
        </w:r>
        <w:r w:rsidR="00B82F93" w:rsidDel="001B467B">
          <w:delText>pour améliorer l’interface graphiqu</w:delText>
        </w:r>
        <w:r w:rsidR="00196A76" w:rsidDel="001B467B">
          <w:delText xml:space="preserve">e </w:delText>
        </w:r>
        <w:r w:rsidR="007F3722" w:rsidDel="001B467B">
          <w:delText xml:space="preserve">en terme de réactivité et d’ergonomie. </w:delText>
        </w:r>
      </w:del>
      <w:del w:id="1305" w:author="RANDRIAMAHARAVOMANANA, Tantely" w:date="2017-06-22T03:05:00Z">
        <w:r w:rsidR="005629F9" w:rsidDel="001B467B">
          <w:delText xml:space="preserve">Le but </w:delText>
        </w:r>
        <w:r w:rsidR="00DB2BDC" w:rsidDel="001B467B">
          <w:delText xml:space="preserve">de cette partie du projet était d’étudier la faisabilité de développer du JavaFX sur du Swing. Pour ce faire, </w:delText>
        </w:r>
        <w:r w:rsidR="00050343" w:rsidDel="001B467B">
          <w:delText>j’ai été mené à faire un « proof of concept » (POC).</w:delText>
        </w:r>
      </w:del>
      <w:r w:rsidR="00050343">
        <w:t xml:space="preserve"> </w:t>
      </w:r>
      <w:r w:rsidR="009C7EBA">
        <w:t xml:space="preserve">Il était nécessaire d’abord de comprendre comment fonctionne Swing et JavaFX. Après, </w:t>
      </w:r>
      <w:r w:rsidR="00B124AA">
        <w:t xml:space="preserve">on pouvait voir comment faire cohabiter et interagir les deux. </w:t>
      </w:r>
    </w:p>
    <w:p w14:paraId="1E700013" w14:textId="77777777" w:rsidR="00B124AA" w:rsidRPr="008003AB" w:rsidRDefault="00EA42E6" w:rsidP="00EA42E6">
      <w:pPr>
        <w:pStyle w:val="Title3"/>
        <w:rPr>
          <w:rFonts w:eastAsia="Times New Roman"/>
        </w:rPr>
      </w:pPr>
      <w:bookmarkStart w:id="1306" w:name="_Toc485881185"/>
      <w:r>
        <w:t>Swing</w:t>
      </w:r>
      <w:bookmarkEnd w:id="1306"/>
    </w:p>
    <w:p w14:paraId="49BF9093" w14:textId="77777777" w:rsidR="001D58FC" w:rsidRDefault="002F6D33" w:rsidP="008003AB">
      <w:pPr>
        <w:pStyle w:val="Corps"/>
      </w:pPr>
      <w:r w:rsidRPr="002F6D33">
        <w:t>Lorsque vous lancez une application Swing, trois threads sont automatiquement créés. Le premier est le "main application thread" qui se charge d'exécuter la méthode main() de l'application. Le deuxième thread est le "toolkit thread" dont le rôle est de recevoir les événements du système d'exploitation, par exemple un clic de souris, et de les transmettre au dernier thread, appelé "event dispatching thread" ou EDT. Ce dernier est extrêmement important car il répartit les événements reçus vers les composants concernés et se charge d'invoquer les méthodes d'affichage.</w:t>
      </w:r>
      <w:r w:rsidR="00CF0F8A">
        <w:t xml:space="preserve"> </w:t>
      </w:r>
    </w:p>
    <w:p w14:paraId="551A2FAB" w14:textId="77777777" w:rsidR="008003AB" w:rsidRDefault="00CF0F8A" w:rsidP="008003AB">
      <w:pPr>
        <w:pStyle w:val="Corps"/>
      </w:pPr>
      <w:r w:rsidRPr="00CF0F8A">
        <w:t>Le toolkit Swing a été créé en partant du principe que toutes les opérations affectant l'état des composants seraient réalisées dans l'EDT</w:t>
      </w:r>
      <w:r>
        <w:t xml:space="preserve">. </w:t>
      </w:r>
      <w:r w:rsidRPr="00CF0F8A">
        <w:t>Swing n'est donc pas une API "thread safe" et ne doit être manipulée que depuis un seul et unique thread, l'EDT.</w:t>
      </w:r>
      <w:r w:rsidR="00292D15">
        <w:t xml:space="preserve"> </w:t>
      </w:r>
      <w:r w:rsidR="00292D15" w:rsidRPr="00292D15">
        <w:t>La</w:t>
      </w:r>
      <w:r w:rsidR="00292D15">
        <w:t xml:space="preserve"> méconnaissance du </w:t>
      </w:r>
      <w:r w:rsidR="00292D15" w:rsidRPr="00292D15">
        <w:t xml:space="preserve">modèle de gestion des threads </w:t>
      </w:r>
      <w:r w:rsidR="00292D15">
        <w:t xml:space="preserve">de Swing </w:t>
      </w:r>
      <w:r w:rsidR="00292D15" w:rsidRPr="00292D15">
        <w:t>empêche les développeurs de réaliser des interfaces réactives.</w:t>
      </w:r>
      <w:r w:rsidR="001D58FC">
        <w:t xml:space="preserve">  </w:t>
      </w:r>
    </w:p>
    <w:p w14:paraId="68A38BE9" w14:textId="77777777" w:rsidR="001D58FC" w:rsidRDefault="001D58FC" w:rsidP="008003AB">
      <w:pPr>
        <w:pStyle w:val="Corps"/>
        <w:rPr>
          <w:b/>
          <w:i/>
        </w:rPr>
      </w:pPr>
      <w:r>
        <w:t xml:space="preserve">Pour </w:t>
      </w:r>
      <w:r w:rsidR="005A5FCA">
        <w:t>pouvoir créer des interfaces graphiques interactives tout en respectant la règle de fonctionnement</w:t>
      </w:r>
      <w:r w:rsidR="005A5FCA" w:rsidRPr="005A5FCA">
        <w:t xml:space="preserve"> sur un modèle de thread unique</w:t>
      </w:r>
      <w:r w:rsidR="005A5FCA">
        <w:t xml:space="preserve">, </w:t>
      </w:r>
      <w:r w:rsidR="005A5FCA" w:rsidRPr="005A5FCA">
        <w:t xml:space="preserve">L'API de Swing offre une solution sous la forme de trois méthodes de la classe </w:t>
      </w:r>
      <w:r w:rsidR="005A5FCA">
        <w:t xml:space="preserve">SwingUtilities : </w:t>
      </w:r>
      <w:r w:rsidR="005A5FCA" w:rsidRPr="005A5FCA">
        <w:rPr>
          <w:b/>
          <w:i/>
        </w:rPr>
        <w:t>invokeLater(), isEventDispatchThread() et invokeAndWait().</w:t>
      </w:r>
    </w:p>
    <w:p w14:paraId="653B4CD9" w14:textId="77777777" w:rsidR="00F57E9C" w:rsidRPr="00F57E9C" w:rsidRDefault="00F57E9C" w:rsidP="00F57E9C">
      <w:pPr>
        <w:pStyle w:val="Title3"/>
        <w:rPr>
          <w:rFonts w:eastAsia="Times New Roman"/>
        </w:rPr>
      </w:pPr>
      <w:bookmarkStart w:id="1307" w:name="_Toc485881186"/>
      <w:r>
        <w:lastRenderedPageBreak/>
        <w:t>JavaFX</w:t>
      </w:r>
      <w:bookmarkEnd w:id="1307"/>
    </w:p>
    <w:p w14:paraId="2F000D8E" w14:textId="77777777" w:rsidR="00F57E9C" w:rsidRDefault="005B17A4" w:rsidP="005B17A4">
      <w:pPr>
        <w:pStyle w:val="Corps"/>
      </w:pPr>
      <w:r w:rsidRPr="005B17A4">
        <w:t>JavaFX est la bibliothèque graphique remplaçante de Swing et d’AWT. Elle a pour avantage d'être utilisable via un langage objet et statiquement typé.</w:t>
      </w:r>
      <w:r w:rsidR="00481FF1">
        <w:t xml:space="preserve"> </w:t>
      </w:r>
      <w:r w:rsidR="00D416F3">
        <w:t xml:space="preserve">Comme Swing, JavaFX a aussi un thread évènementiel des composants graphiques appelé </w:t>
      </w:r>
      <w:r w:rsidR="00D416F3" w:rsidRPr="00D416F3">
        <w:rPr>
          <w:b/>
        </w:rPr>
        <w:t>JavaFX Application Thread</w:t>
      </w:r>
      <w:r w:rsidR="00D416F3">
        <w:rPr>
          <w:b/>
        </w:rPr>
        <w:t xml:space="preserve"> (JAT). </w:t>
      </w:r>
      <w:r w:rsidR="00D416F3">
        <w:t>Par analogie avec Swing, e</w:t>
      </w:r>
      <w:r w:rsidR="00D416F3" w:rsidRPr="00D416F3">
        <w:t xml:space="preserve">n JavaFX, seule la méthode </w:t>
      </w:r>
      <w:r w:rsidR="00D416F3" w:rsidRPr="00D416F3">
        <w:rPr>
          <w:b/>
          <w:i/>
        </w:rPr>
        <w:t>Platform.runLater</w:t>
      </w:r>
      <w:r w:rsidR="00D416F3" w:rsidRPr="00D416F3">
        <w:t xml:space="preserve"> est disponible</w:t>
      </w:r>
      <w:r w:rsidR="00D416F3">
        <w:t xml:space="preserve"> pour exécuter une </w:t>
      </w:r>
      <w:r w:rsidR="00273344">
        <w:t>méthode</w:t>
      </w:r>
      <w:r w:rsidR="00D416F3">
        <w:t xml:space="preserve"> dans le JAT</w:t>
      </w:r>
      <w:r w:rsidR="00D416F3" w:rsidRPr="00D416F3">
        <w:t>.</w:t>
      </w:r>
    </w:p>
    <w:p w14:paraId="3014C991" w14:textId="77777777" w:rsidR="00C83D36" w:rsidRDefault="00C83D36" w:rsidP="005B17A4">
      <w:pPr>
        <w:pStyle w:val="Corps"/>
      </w:pPr>
      <w:r>
        <w:t>Voici quelques avantages qu’offre JavaFX par rapport à Swing :</w:t>
      </w:r>
    </w:p>
    <w:p w14:paraId="2885965F" w14:textId="77777777" w:rsidR="00E44373" w:rsidRDefault="00C83D36" w:rsidP="00C83D36">
      <w:pPr>
        <w:pStyle w:val="Corps"/>
        <w:numPr>
          <w:ilvl w:val="0"/>
          <w:numId w:val="12"/>
        </w:numPr>
      </w:pPr>
      <w:r>
        <w:t>L’utilisation du FXML : FXML est un langage de balisage, basé sur du XML, qui permet de créer des interfaces graphiques avec JavaFX. Son utilisation permet de séparer la création des interfaces graphiques à l’implémentation de ses logiques.</w:t>
      </w:r>
    </w:p>
    <w:p w14:paraId="27E6740F" w14:textId="77777777" w:rsidR="00C2009A" w:rsidRDefault="00E44373" w:rsidP="00E44373">
      <w:pPr>
        <w:pStyle w:val="Corps"/>
        <w:numPr>
          <w:ilvl w:val="0"/>
          <w:numId w:val="12"/>
        </w:numPr>
      </w:pPr>
      <w:r w:rsidRPr="00E44373">
        <w:t>JavaFX Scene Builder</w:t>
      </w:r>
      <w:r>
        <w:t xml:space="preserve"> : C’est un outil graphique qui permet de créer des interfaces graphiques FXML. </w:t>
      </w:r>
      <w:r w:rsidR="00C83D36">
        <w:t xml:space="preserve">    </w:t>
      </w:r>
    </w:p>
    <w:p w14:paraId="4EFF2A1B" w14:textId="77777777" w:rsidR="00E44373" w:rsidRDefault="00216DD1" w:rsidP="00E44373">
      <w:pPr>
        <w:pStyle w:val="Corps"/>
        <w:numPr>
          <w:ilvl w:val="0"/>
          <w:numId w:val="12"/>
        </w:numPr>
      </w:pPr>
      <w:r>
        <w:t>Le support de CSS : On peut utiliser du CSS dans JavaFX comme son utilisation sur du HTML.</w:t>
      </w:r>
    </w:p>
    <w:p w14:paraId="2DFF32AA" w14:textId="77777777" w:rsidR="00216DD1" w:rsidRDefault="00216DD1" w:rsidP="00E44373">
      <w:pPr>
        <w:pStyle w:val="Corps"/>
        <w:numPr>
          <w:ilvl w:val="0"/>
          <w:numId w:val="12"/>
        </w:numPr>
      </w:pPr>
      <w:r>
        <w:t>Les animations et le support des médias,</w:t>
      </w:r>
    </w:p>
    <w:p w14:paraId="324769F7" w14:textId="7477F89F" w:rsidR="00216DD1" w:rsidRDefault="00270B9B" w:rsidP="00E44373">
      <w:pPr>
        <w:pStyle w:val="Corps"/>
        <w:numPr>
          <w:ilvl w:val="0"/>
          <w:numId w:val="12"/>
        </w:numPr>
      </w:pPr>
      <w:r>
        <w:t>Support de contenu HTML.</w:t>
      </w:r>
    </w:p>
    <w:p w14:paraId="78B90A22" w14:textId="77777777" w:rsidR="00216DD1" w:rsidRPr="00216DD1" w:rsidRDefault="00216DD1" w:rsidP="00216DD1">
      <w:pPr>
        <w:pStyle w:val="Corps"/>
      </w:pPr>
    </w:p>
    <w:p w14:paraId="6DC6BFA6" w14:textId="77777777" w:rsidR="00C1349B" w:rsidRDefault="009C121E" w:rsidP="00C1349B">
      <w:pPr>
        <w:pStyle w:val="Title3"/>
        <w:rPr>
          <w:rFonts w:eastAsia="Times New Roman"/>
        </w:rPr>
      </w:pPr>
      <w:bookmarkStart w:id="1308" w:name="_Toc485881187"/>
      <w:r>
        <w:rPr>
          <w:rFonts w:eastAsia="Times New Roman"/>
        </w:rPr>
        <w:t>JavaFX/</w:t>
      </w:r>
      <w:r w:rsidR="00C1349B" w:rsidRPr="00C1349B">
        <w:rPr>
          <w:rFonts w:eastAsia="Times New Roman"/>
        </w:rPr>
        <w:t>Swing</w:t>
      </w:r>
      <w:r w:rsidR="0071265C">
        <w:rPr>
          <w:rFonts w:eastAsia="Times New Roman"/>
        </w:rPr>
        <w:t xml:space="preserve"> interopérabilité</w:t>
      </w:r>
      <w:bookmarkEnd w:id="1308"/>
    </w:p>
    <w:p w14:paraId="7CB32289" w14:textId="77777777" w:rsidR="00C1349B" w:rsidRDefault="00940E8F" w:rsidP="009C121E">
      <w:pPr>
        <w:pStyle w:val="Corps"/>
      </w:pPr>
      <w:r>
        <w:t xml:space="preserve">Nous allons voir comment ajouter des composants graphiques JavaFx dans une application Swing comme SERT. </w:t>
      </w:r>
      <w:r w:rsidR="00E25C7E">
        <w:t>Nous allons voir aussi comment gérer les threads respectifs de JavaFx et Swing dans une seule application.</w:t>
      </w:r>
    </w:p>
    <w:p w14:paraId="7F40DCE0" w14:textId="77777777" w:rsidR="00260391" w:rsidRDefault="00BF7C28" w:rsidP="009C121E">
      <w:pPr>
        <w:pStyle w:val="Corps"/>
      </w:pPr>
      <w:r>
        <w:t xml:space="preserve">Pour ajouter un composant JavaFX dans du Swing, le SDK de JavaFX offre la classe </w:t>
      </w:r>
      <w:r w:rsidRPr="00BF7C28">
        <w:rPr>
          <w:b/>
        </w:rPr>
        <w:t>JFXPanel</w:t>
      </w:r>
      <w:r>
        <w:t xml:space="preserve"> qui se trouve </w:t>
      </w:r>
      <w:r w:rsidR="00891709">
        <w:t xml:space="preserve">le package </w:t>
      </w:r>
      <w:r w:rsidR="00891709" w:rsidRPr="00891709">
        <w:t>javafx.embed.swing.JFXPanel</w:t>
      </w:r>
      <w:r w:rsidR="00891709">
        <w:t xml:space="preserve">. </w:t>
      </w:r>
      <w:r w:rsidR="000A6105">
        <w:t>Voici comment nous avons</w:t>
      </w:r>
      <w:r w:rsidR="00260391">
        <w:t xml:space="preserve"> utilisé cette dans SERT :</w:t>
      </w:r>
    </w:p>
    <w:p w14:paraId="766667FF" w14:textId="77777777" w:rsidR="00260391" w:rsidRDefault="00260391" w:rsidP="00597319">
      <w:pPr>
        <w:pStyle w:val="Corps"/>
        <w:keepNext/>
        <w:jc w:val="center"/>
      </w:pPr>
      <w:r>
        <w:rPr>
          <w:noProof/>
          <w:lang w:eastAsia="fr-FR"/>
        </w:rPr>
        <w:lastRenderedPageBreak/>
        <w:drawing>
          <wp:inline distT="0" distB="0" distL="0" distR="0" wp14:anchorId="3D681B8A" wp14:editId="5DF5534D">
            <wp:extent cx="6143625" cy="6050280"/>
            <wp:effectExtent l="0" t="0" r="9525" b="762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47528" cy="6054124"/>
                    </a:xfrm>
                    <a:prstGeom prst="rect">
                      <a:avLst/>
                    </a:prstGeom>
                  </pic:spPr>
                </pic:pic>
              </a:graphicData>
            </a:graphic>
          </wp:inline>
        </w:drawing>
      </w:r>
    </w:p>
    <w:p w14:paraId="51B08DC2" w14:textId="77777777" w:rsidR="00260391" w:rsidRPr="00A32DA2" w:rsidRDefault="00260391" w:rsidP="00260391">
      <w:pPr>
        <w:pStyle w:val="Lgende"/>
        <w:jc w:val="center"/>
        <w:rPr>
          <w:lang w:val="fr-FR"/>
        </w:rPr>
      </w:pPr>
      <w:r w:rsidRPr="00A32DA2">
        <w:rPr>
          <w:lang w:val="fr-FR"/>
        </w:rPr>
        <w:t xml:space="preserve">Figure </w:t>
      </w:r>
      <w:r>
        <w:fldChar w:fldCharType="begin"/>
      </w:r>
      <w:r w:rsidRPr="00A32DA2">
        <w:rPr>
          <w:lang w:val="fr-FR"/>
        </w:rPr>
        <w:instrText xml:space="preserve"> SEQ Figure \* ARABIC </w:instrText>
      </w:r>
      <w:r>
        <w:fldChar w:fldCharType="separate"/>
      </w:r>
      <w:r w:rsidR="001A3445">
        <w:rPr>
          <w:noProof/>
          <w:lang w:val="fr-FR"/>
        </w:rPr>
        <w:t>10</w:t>
      </w:r>
      <w:r>
        <w:fldChar w:fldCharType="end"/>
      </w:r>
      <w:r w:rsidRPr="00A32DA2">
        <w:rPr>
          <w:lang w:val="fr-FR"/>
        </w:rPr>
        <w:t xml:space="preserve"> Classe SERTJFXPanel</w:t>
      </w:r>
    </w:p>
    <w:p w14:paraId="7D3B2982" w14:textId="77777777" w:rsidR="00260391" w:rsidRDefault="000A6105" w:rsidP="009C121E">
      <w:pPr>
        <w:pStyle w:val="Corps"/>
      </w:pPr>
      <w:r>
        <w:t xml:space="preserve">Nous avons créé une classe </w:t>
      </w:r>
      <w:r w:rsidRPr="000A6105">
        <w:t>SERTJFXPanel</w:t>
      </w:r>
      <w:r>
        <w:t xml:space="preserve"> qui hérite de </w:t>
      </w:r>
      <w:r w:rsidRPr="000A6105">
        <w:t>JFXPanel</w:t>
      </w:r>
      <w:r>
        <w:t xml:space="preserve"> et implémente l’interface </w:t>
      </w:r>
      <w:r w:rsidRPr="000A6105">
        <w:t>Runnable</w:t>
      </w:r>
      <w:r>
        <w:t xml:space="preserve">. </w:t>
      </w:r>
      <w:r w:rsidR="00963207">
        <w:t xml:space="preserve">Cette classe sert à créer des composants JavaFx et de les ajouter dans un conteneur Swing. </w:t>
      </w:r>
      <w:r w:rsidR="0074657B">
        <w:t xml:space="preserve">En effet, par exemple, on peut ajouter un objet de cette classe dans une </w:t>
      </w:r>
      <w:r w:rsidR="0074657B" w:rsidRPr="0074657B">
        <w:t>javax.swing.JPanel</w:t>
      </w:r>
      <w:r w:rsidR="0074657B">
        <w:t xml:space="preserve">. </w:t>
      </w:r>
      <w:r w:rsidR="00C83D00">
        <w:t xml:space="preserve">L’implémentation de l’interface Runnable signifie déjà que la classe </w:t>
      </w:r>
      <w:r w:rsidR="00D94E83">
        <w:t>va</w:t>
      </w:r>
      <w:r w:rsidR="00C83D00">
        <w:t xml:space="preserve"> être exécutée dans un thread.</w:t>
      </w:r>
    </w:p>
    <w:p w14:paraId="25C068E2" w14:textId="77777777" w:rsidR="00597319" w:rsidRDefault="00597319" w:rsidP="009C121E">
      <w:pPr>
        <w:pStyle w:val="Corps"/>
      </w:pPr>
    </w:p>
    <w:p w14:paraId="61847899" w14:textId="77777777" w:rsidR="00597319" w:rsidRDefault="00597319" w:rsidP="009C121E">
      <w:pPr>
        <w:pStyle w:val="Corps"/>
      </w:pPr>
    </w:p>
    <w:p w14:paraId="61B45EDB" w14:textId="77777777" w:rsidR="00D94E83" w:rsidRDefault="00D94E83" w:rsidP="009C121E">
      <w:pPr>
        <w:pStyle w:val="Corps"/>
      </w:pPr>
      <w:r>
        <w:lastRenderedPageBreak/>
        <w:t>Dans le constructeur de la classe, on a deux paramètres :</w:t>
      </w:r>
    </w:p>
    <w:p w14:paraId="5FA7D07F" w14:textId="77777777" w:rsidR="00E80B0F" w:rsidRDefault="00CB34F7" w:rsidP="00CB34F7">
      <w:pPr>
        <w:pStyle w:val="Corps"/>
        <w:numPr>
          <w:ilvl w:val="0"/>
          <w:numId w:val="12"/>
        </w:numPr>
      </w:pPr>
      <w:r w:rsidRPr="00CB34F7">
        <w:t>String fxmlFile</w:t>
      </w:r>
      <w:r>
        <w:t xml:space="preserve"> : </w:t>
      </w:r>
      <w:r w:rsidR="00A16C2A">
        <w:t>ce paramètre permet de spécifier le nom du fichi</w:t>
      </w:r>
      <w:r w:rsidR="00E80B0F">
        <w:t>er FXML dans lequel est définie la vue de composant graphique JavaFX.</w:t>
      </w:r>
    </w:p>
    <w:p w14:paraId="43F68947" w14:textId="77777777" w:rsidR="000A332A" w:rsidRDefault="00DE4FD7" w:rsidP="00DE4FD7">
      <w:pPr>
        <w:pStyle w:val="Corps"/>
        <w:numPr>
          <w:ilvl w:val="0"/>
          <w:numId w:val="12"/>
        </w:numPr>
      </w:pPr>
      <w:r w:rsidRPr="00DE4FD7">
        <w:t>Object controller</w:t>
      </w:r>
      <w:r>
        <w:t xml:space="preserve"> : </w:t>
      </w:r>
      <w:r w:rsidR="00635DA2">
        <w:t xml:space="preserve">ce paramètre permet de spécifier le controller qui </w:t>
      </w:r>
      <w:r w:rsidR="002B36E4">
        <w:t xml:space="preserve">implémente les fonctions logiques de la vue. </w:t>
      </w:r>
    </w:p>
    <w:p w14:paraId="63FD4D45" w14:textId="583104C1" w:rsidR="00D94E83" w:rsidRDefault="000A332A" w:rsidP="000A332A">
      <w:pPr>
        <w:pStyle w:val="Corps"/>
      </w:pPr>
      <w:r w:rsidRPr="000A332A">
        <w:rPr>
          <w:b/>
          <w:i/>
        </w:rPr>
        <w:t>Platform.setImplicitExit(false) ;</w:t>
      </w:r>
      <w:r>
        <w:t xml:space="preserve"> : </w:t>
      </w:r>
      <w:r w:rsidR="00A16C2A">
        <w:t xml:space="preserve"> </w:t>
      </w:r>
      <w:r w:rsidR="009C3E62">
        <w:t xml:space="preserve">Cette instruction permet </w:t>
      </w:r>
      <w:r w:rsidR="00A853B5">
        <w:t>de ne pas terminer le thread JavaFX même si tous les composants Jav</w:t>
      </w:r>
      <w:r w:rsidR="003C4E12">
        <w:t>a</w:t>
      </w:r>
      <w:r w:rsidR="00A853B5">
        <w:t xml:space="preserve">FX sont fermés. </w:t>
      </w:r>
      <w:r w:rsidR="00D033D3">
        <w:t>Car en effet, par défaut à la fermeture du dernier Panel JavaF</w:t>
      </w:r>
      <w:r w:rsidR="002E101A">
        <w:t>X, le thread de JavaFX se termine.</w:t>
      </w:r>
      <w:r w:rsidR="00C771E0">
        <w:t xml:space="preserve"> Si le thread JavaFX se ferme, on ne peut plus lancer de composant JavaFX.</w:t>
      </w:r>
    </w:p>
    <w:p w14:paraId="078A402A" w14:textId="77777777" w:rsidR="008E7552" w:rsidRDefault="00B8002B" w:rsidP="000A332A">
      <w:pPr>
        <w:pStyle w:val="Corps"/>
      </w:pPr>
      <w:r w:rsidRPr="00B8002B">
        <w:rPr>
          <w:b/>
          <w:i/>
        </w:rPr>
        <w:t>Platform.runLater(this);</w:t>
      </w:r>
      <w:r>
        <w:rPr>
          <w:b/>
          <w:i/>
        </w:rPr>
        <w:t> </w:t>
      </w:r>
      <w:r>
        <w:t xml:space="preserve">: </w:t>
      </w:r>
      <w:r w:rsidR="00C22924">
        <w:t>Cette instruction permet de lancer dans le thread JavaFX la construction du composant.</w:t>
      </w:r>
    </w:p>
    <w:p w14:paraId="5DCC348B" w14:textId="77777777" w:rsidR="00B8002B" w:rsidRDefault="007C5D8F" w:rsidP="000A332A">
      <w:pPr>
        <w:pStyle w:val="Corps"/>
      </w:pPr>
      <w:r>
        <w:t xml:space="preserve">L’implémentation de la méthode de l’interface Runnable contient alors la construction du composant.  </w:t>
      </w:r>
      <w:r w:rsidR="005B254B">
        <w:t xml:space="preserve">C’est là que l’on charge le fichier FXML et </w:t>
      </w:r>
      <w:r w:rsidR="00A133F1">
        <w:t>qu’on</w:t>
      </w:r>
      <w:r w:rsidR="005B254B">
        <w:t xml:space="preserve"> l’associe à une « Scene »</w:t>
      </w:r>
      <w:r w:rsidR="00385CEF">
        <w:t>.</w:t>
      </w:r>
      <w:r w:rsidR="00C42868">
        <w:t xml:space="preserve"> </w:t>
      </w:r>
    </w:p>
    <w:p w14:paraId="7E08958E" w14:textId="77777777" w:rsidR="00717B38" w:rsidRDefault="00717B38" w:rsidP="000A332A">
      <w:pPr>
        <w:pStyle w:val="Corps"/>
      </w:pPr>
      <w:r>
        <w:t>Voici comment on crée un composant JavaFX et l’ajouter à un composant Swing :</w:t>
      </w:r>
    </w:p>
    <w:p w14:paraId="2A5E595B" w14:textId="77777777" w:rsidR="00717B38" w:rsidRDefault="00717B38" w:rsidP="00717B38">
      <w:pPr>
        <w:pStyle w:val="Corps"/>
        <w:ind w:left="-567"/>
      </w:pPr>
      <w:r>
        <w:rPr>
          <w:noProof/>
          <w:lang w:eastAsia="fr-FR"/>
        </w:rPr>
        <w:drawing>
          <wp:inline distT="0" distB="0" distL="0" distR="0" wp14:anchorId="27898678" wp14:editId="61F866BC">
            <wp:extent cx="6531610" cy="640080"/>
            <wp:effectExtent l="0" t="0" r="2540" b="762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551927" cy="642071"/>
                    </a:xfrm>
                    <a:prstGeom prst="rect">
                      <a:avLst/>
                    </a:prstGeom>
                  </pic:spPr>
                </pic:pic>
              </a:graphicData>
            </a:graphic>
          </wp:inline>
        </w:drawing>
      </w:r>
    </w:p>
    <w:p w14:paraId="0096B9C6" w14:textId="77777777" w:rsidR="00385CEF" w:rsidRDefault="001F0F42" w:rsidP="000A332A">
      <w:pPr>
        <w:pStyle w:val="Corps"/>
      </w:pPr>
      <w:r>
        <w:t>On remarque que l’objet alertefxPanel de la classe SERTJFXPanel se comporte comme un composant Swing. En effet, il peut être ajouté à une JPanel de Swing.</w:t>
      </w:r>
    </w:p>
    <w:p w14:paraId="31619FDF" w14:textId="77777777" w:rsidR="008E7552" w:rsidRPr="00B8002B" w:rsidRDefault="008E7552" w:rsidP="000A332A">
      <w:pPr>
        <w:pStyle w:val="Corps"/>
      </w:pPr>
    </w:p>
    <w:p w14:paraId="093EF7AC" w14:textId="77777777" w:rsidR="00260391" w:rsidRDefault="00260391" w:rsidP="009C121E">
      <w:pPr>
        <w:pStyle w:val="Corps"/>
      </w:pPr>
    </w:p>
    <w:p w14:paraId="32135EE6" w14:textId="77777777" w:rsidR="00597319" w:rsidRDefault="00597319" w:rsidP="009C121E">
      <w:pPr>
        <w:pStyle w:val="Corps"/>
      </w:pPr>
    </w:p>
    <w:p w14:paraId="2C2C64D0" w14:textId="77777777" w:rsidR="00597319" w:rsidRPr="00C1349B" w:rsidRDefault="00597319" w:rsidP="009C121E">
      <w:pPr>
        <w:pStyle w:val="Corps"/>
      </w:pPr>
    </w:p>
    <w:p w14:paraId="4FB02F4D" w14:textId="77777777" w:rsidR="00413B4F" w:rsidRDefault="000E2E82" w:rsidP="00413B4F">
      <w:pPr>
        <w:pStyle w:val="Title2"/>
        <w:rPr>
          <w:rFonts w:eastAsia="Times New Roman"/>
        </w:rPr>
      </w:pPr>
      <w:bookmarkStart w:id="1309" w:name="_Toc485881188"/>
      <w:r>
        <w:rPr>
          <w:rFonts w:eastAsia="Times New Roman"/>
        </w:rPr>
        <w:lastRenderedPageBreak/>
        <w:t>Développement des évolutions</w:t>
      </w:r>
      <w:bookmarkEnd w:id="1309"/>
      <w:r>
        <w:rPr>
          <w:rFonts w:eastAsia="Times New Roman"/>
        </w:rPr>
        <w:t xml:space="preserve"> </w:t>
      </w:r>
    </w:p>
    <w:p w14:paraId="35138CCE" w14:textId="77777777" w:rsidR="005F4E1E" w:rsidRDefault="00697B7E" w:rsidP="005F4E1E">
      <w:pPr>
        <w:pStyle w:val="Title3"/>
        <w:rPr>
          <w:rFonts w:eastAsia="Times New Roman"/>
        </w:rPr>
      </w:pPr>
      <w:bookmarkStart w:id="1310" w:name="_Toc485881189"/>
      <w:r>
        <w:rPr>
          <w:rFonts w:eastAsia="Times New Roman"/>
        </w:rPr>
        <w:t>Structure de base de l’IHM de SERT</w:t>
      </w:r>
      <w:bookmarkEnd w:id="1310"/>
    </w:p>
    <w:p w14:paraId="4A0D8550" w14:textId="77777777" w:rsidR="000473FC" w:rsidRDefault="001F25F6" w:rsidP="001F25F6">
      <w:pPr>
        <w:pStyle w:val="Corps"/>
      </w:pPr>
      <w:r>
        <w:t>CSS + FXML + CONTROLLER</w:t>
      </w:r>
    </w:p>
    <w:p w14:paraId="03C03D09" w14:textId="77777777" w:rsidR="001F25F6" w:rsidRDefault="001F25F6" w:rsidP="001F25F6">
      <w:pPr>
        <w:pStyle w:val="Corps"/>
        <w:numPr>
          <w:ilvl w:val="0"/>
          <w:numId w:val="34"/>
        </w:numPr>
      </w:pPr>
      <w:r>
        <w:t xml:space="preserve">Sert.css </w:t>
      </w:r>
    </w:p>
    <w:p w14:paraId="00F23620" w14:textId="77777777" w:rsidR="001F25F6" w:rsidRDefault="001F25F6" w:rsidP="001F25F6">
      <w:pPr>
        <w:pStyle w:val="Corps"/>
        <w:numPr>
          <w:ilvl w:val="0"/>
          <w:numId w:val="34"/>
        </w:numPr>
      </w:pPr>
      <w:r w:rsidRPr="001F25F6">
        <w:t>SERTJFXPanel</w:t>
      </w:r>
    </w:p>
    <w:p w14:paraId="67131169" w14:textId="77777777" w:rsidR="001F25F6" w:rsidRDefault="001F25F6" w:rsidP="001F25F6">
      <w:pPr>
        <w:pStyle w:val="Corps"/>
        <w:numPr>
          <w:ilvl w:val="0"/>
          <w:numId w:val="34"/>
        </w:numPr>
      </w:pPr>
      <w:r>
        <w:t>Controller</w:t>
      </w:r>
    </w:p>
    <w:p w14:paraId="618FD44B" w14:textId="77777777" w:rsidR="001F25F6" w:rsidRDefault="001F25F6" w:rsidP="001F25F6">
      <w:pPr>
        <w:pStyle w:val="Corps"/>
        <w:numPr>
          <w:ilvl w:val="0"/>
          <w:numId w:val="34"/>
        </w:numPr>
        <w:rPr>
          <w:ins w:id="1311" w:author="RANDRIAMAHARAVOMANANA, Tantely" w:date="2017-06-22T03:09:00Z"/>
        </w:rPr>
      </w:pPr>
      <w:r>
        <w:t>FXML</w:t>
      </w:r>
    </w:p>
    <w:p w14:paraId="4E7A9D7A" w14:textId="77777777" w:rsidR="003D5688" w:rsidRDefault="003D5688" w:rsidP="003D5688">
      <w:pPr>
        <w:pStyle w:val="Corps"/>
        <w:pPrChange w:id="1312" w:author="RANDRIAMAHARAVOMANANA, Tantely" w:date="2017-06-22T03:09:00Z">
          <w:pPr>
            <w:pStyle w:val="Corps"/>
            <w:numPr>
              <w:numId w:val="34"/>
            </w:numPr>
            <w:ind w:left="720" w:hanging="360"/>
          </w:pPr>
        </w:pPrChange>
      </w:pPr>
    </w:p>
    <w:p w14:paraId="10577163" w14:textId="4B063139" w:rsidR="003D5688" w:rsidRDefault="00C6279D" w:rsidP="00171313">
      <w:pPr>
        <w:pStyle w:val="Title3"/>
        <w:rPr>
          <w:ins w:id="1313" w:author="RANDRIAMAHARAVOMANANA, Tantely" w:date="2017-06-22T03:10:00Z"/>
        </w:rPr>
      </w:pPr>
      <w:bookmarkStart w:id="1314" w:name="_Toc485881190"/>
      <w:r w:rsidRPr="004779CF">
        <w:t>Gestion des ESID</w:t>
      </w:r>
      <w:bookmarkEnd w:id="1314"/>
    </w:p>
    <w:p w14:paraId="7DD8B303" w14:textId="77777777" w:rsidR="008D101E" w:rsidRDefault="008D101E" w:rsidP="008D101E">
      <w:pPr>
        <w:pStyle w:val="Corps"/>
        <w:rPr>
          <w:ins w:id="1315" w:author="RANDRIAMAHARAVOMANANA, Tantely" w:date="2017-06-22T03:09:00Z"/>
        </w:rPr>
        <w:pPrChange w:id="1316" w:author="RANDRIAMAHARAVOMANANA, Tantely" w:date="2017-06-22T03:10:00Z">
          <w:pPr>
            <w:pStyle w:val="Title3"/>
          </w:pPr>
        </w:pPrChange>
      </w:pPr>
    </w:p>
    <w:p w14:paraId="479B2AF4" w14:textId="40D69153" w:rsidR="003D5688" w:rsidRDefault="003D5688" w:rsidP="003D5688">
      <w:pPr>
        <w:pStyle w:val="Titre44"/>
        <w:rPr>
          <w:ins w:id="1317" w:author="RANDRIAMAHARAVOMANANA, Tantely" w:date="2017-06-22T03:09:00Z"/>
        </w:rPr>
        <w:pPrChange w:id="1318" w:author="RANDRIAMAHARAVOMANANA, Tantely" w:date="2017-06-22T03:09:00Z">
          <w:pPr>
            <w:pStyle w:val="Title3"/>
          </w:pPr>
        </w:pPrChange>
      </w:pPr>
      <w:ins w:id="1319" w:author="RANDRIAMAHARAVOMANANA, Tantely" w:date="2017-06-22T03:09:00Z">
        <w:r>
          <w:t>Spécifications</w:t>
        </w:r>
      </w:ins>
    </w:p>
    <w:p w14:paraId="03BEFC56" w14:textId="0D6D06C9" w:rsidR="003D5688" w:rsidRPr="000F38AD" w:rsidRDefault="003D5688" w:rsidP="003D5688">
      <w:pPr>
        <w:pStyle w:val="Corps"/>
        <w:rPr>
          <w:ins w:id="1320" w:author="RANDRIAMAHARAVOMANANA, Tantely" w:date="2017-06-22T03:09:00Z"/>
        </w:rPr>
      </w:pPr>
      <w:ins w:id="1321" w:author="RANDRIAMAHARAVOMANANA, Tantely" w:date="2017-06-22T03:10:00Z">
        <w:r>
          <w:t xml:space="preserve"> </w:t>
        </w:r>
      </w:ins>
      <w:ins w:id="1322" w:author="RANDRIAMAHARAVOMANANA, Tantely" w:date="2017-06-22T03:09:00Z">
        <w:r>
          <w:t>(</w:t>
        </w:r>
        <w:r w:rsidRPr="000F38AD">
          <w:t xml:space="preserve">Gestion des groupes / Création </w:t>
        </w:r>
        <w:r>
          <w:t>des u</w:t>
        </w:r>
        <w:r w:rsidRPr="000F38AD">
          <w:t>tilisateur</w:t>
        </w:r>
        <w:r>
          <w:t>s</w:t>
        </w:r>
        <w:r w:rsidRPr="000F38AD">
          <w:t xml:space="preserve"> ESID /Attacher</w:t>
        </w:r>
        <w:r>
          <w:t xml:space="preserve"> un programme ou régime</w:t>
        </w:r>
        <w:r w:rsidRPr="000F38AD">
          <w:t xml:space="preserve"> à un groupe ESID</w:t>
        </w:r>
        <w:r>
          <w:t>)</w:t>
        </w:r>
      </w:ins>
    </w:p>
    <w:p w14:paraId="50E31C6C" w14:textId="77777777" w:rsidR="003D5688" w:rsidRDefault="003D5688" w:rsidP="003D5688">
      <w:pPr>
        <w:pStyle w:val="Corps"/>
        <w:rPr>
          <w:ins w:id="1323" w:author="RANDRIAMAHARAVOMANANA, Tantely" w:date="2017-06-22T03:09:00Z"/>
        </w:rPr>
      </w:pPr>
      <w:ins w:id="1324" w:author="RANDRIAMAHARAVOMANANA, Tantely" w:date="2017-06-22T03:09:00Z">
        <w:r w:rsidRPr="000F38AD">
          <w:rPr>
            <w:b/>
          </w:rPr>
          <w:t>Comportement actuel :</w:t>
        </w:r>
        <w:r>
          <w:rPr>
            <w:b/>
          </w:rPr>
          <w:t xml:space="preserve"> </w:t>
        </w:r>
        <w:r w:rsidRPr="0004037F">
          <w:t xml:space="preserve">SERT fonctionne actuellement avec trois </w:t>
        </w:r>
        <w:r w:rsidRPr="00264528">
          <w:t>profil</w:t>
        </w:r>
        <w:r>
          <w:t>s</w:t>
        </w:r>
        <w:r w:rsidRPr="0004037F">
          <w:t> : administrateur, rédacteur et consultant.</w:t>
        </w:r>
        <w:r>
          <w:t xml:space="preserve"> L</w:t>
        </w:r>
        <w:r w:rsidRPr="0010305D">
          <w:t xml:space="preserve">’administrateur fonctionnel SERT a la possibilité de créer ou supprimer des utilisateurs et </w:t>
        </w:r>
        <w:r>
          <w:t xml:space="preserve">de </w:t>
        </w:r>
        <w:r w:rsidRPr="0010305D">
          <w:t>leur affecter un profil SERT.</w:t>
        </w:r>
      </w:ins>
    </w:p>
    <w:p w14:paraId="065A582A" w14:textId="77777777" w:rsidR="003D5688" w:rsidRDefault="003D5688" w:rsidP="003D5688">
      <w:pPr>
        <w:pStyle w:val="Corps"/>
        <w:rPr>
          <w:ins w:id="1325" w:author="RANDRIAMAHARAVOMANANA, Tantely" w:date="2017-06-22T03:09:00Z"/>
        </w:rPr>
      </w:pPr>
      <w:ins w:id="1326" w:author="RANDRIAMAHARAVOMANANA, Tantely" w:date="2017-06-22T03:09:00Z">
        <w:r w:rsidRPr="000F38AD">
          <w:rPr>
            <w:b/>
          </w:rPr>
          <w:t>Comportement souhaité :</w:t>
        </w:r>
        <w:r w:rsidRPr="0010305D">
          <w:t xml:space="preserve"> </w:t>
        </w:r>
      </w:ins>
    </w:p>
    <w:p w14:paraId="52F503EC" w14:textId="09232196" w:rsidR="003D5688" w:rsidRDefault="003D5688" w:rsidP="003D5688">
      <w:pPr>
        <w:pStyle w:val="Corps"/>
        <w:rPr>
          <w:ins w:id="1327" w:author="RANDRIAMAHARAVOMANANA, Tantely" w:date="2017-06-22T03:09:00Z"/>
        </w:rPr>
      </w:pPr>
      <w:ins w:id="1328" w:author="RANDRIAMAHARAVOMANANA, Tantely" w:date="2017-06-22T03:09:00Z">
        <w:r w:rsidRPr="003C08E6">
          <w:t xml:space="preserve">SERT fonctionnera avec trois </w:t>
        </w:r>
        <w:r w:rsidRPr="00264528">
          <w:t>profil</w:t>
        </w:r>
        <w:r>
          <w:t>s</w:t>
        </w:r>
        <w:r w:rsidRPr="003C08E6">
          <w:t> : Administrateur, Rédacteur de régime (</w:t>
        </w:r>
      </w:ins>
      <w:r w:rsidR="002A381B">
        <w:t>D</w:t>
      </w:r>
      <w:ins w:id="1329" w:author="RANDRIAMAHARAVOMANANA, Tantely" w:date="2017-06-22T03:09:00Z">
        <w:r w:rsidRPr="003C08E6">
          <w:t>ECST), et Rédacteur de programme (ESID).</w:t>
        </w:r>
      </w:ins>
    </w:p>
    <w:p w14:paraId="1CA44536" w14:textId="77777777" w:rsidR="003D5688" w:rsidRPr="00264528" w:rsidRDefault="003D5688" w:rsidP="003D5688">
      <w:pPr>
        <w:pStyle w:val="Corps"/>
        <w:rPr>
          <w:ins w:id="1330" w:author="RANDRIAMAHARAVOMANANA, Tantely" w:date="2017-06-22T03:09:00Z"/>
          <w:sz w:val="22"/>
        </w:rPr>
      </w:pPr>
      <w:ins w:id="1331" w:author="RANDRIAMAHARAVOMANANA, Tantely" w:date="2017-06-22T03:09:00Z">
        <w:r w:rsidRPr="00264528">
          <w:rPr>
            <w:sz w:val="22"/>
          </w:rPr>
          <w:t xml:space="preserve">Création d’un profil </w:t>
        </w:r>
        <w:r>
          <w:rPr>
            <w:sz w:val="22"/>
          </w:rPr>
          <w:t>« r</w:t>
        </w:r>
        <w:r w:rsidRPr="003C08E6">
          <w:rPr>
            <w:sz w:val="22"/>
          </w:rPr>
          <w:t>édacteur de programme</w:t>
        </w:r>
        <w:r>
          <w:rPr>
            <w:sz w:val="22"/>
          </w:rPr>
          <w:t> »</w:t>
        </w:r>
        <w:r w:rsidRPr="003C08E6">
          <w:rPr>
            <w:sz w:val="22"/>
          </w:rPr>
          <w:t xml:space="preserve"> (ESID) :</w:t>
        </w:r>
      </w:ins>
    </w:p>
    <w:p w14:paraId="64FFDF3D" w14:textId="77777777" w:rsidR="003D5688" w:rsidRPr="000C5BA2" w:rsidRDefault="003D5688" w:rsidP="003D5688">
      <w:pPr>
        <w:pStyle w:val="Corps"/>
        <w:numPr>
          <w:ilvl w:val="4"/>
          <w:numId w:val="1"/>
        </w:numPr>
        <w:ind w:left="567"/>
        <w:rPr>
          <w:ins w:id="1332" w:author="RANDRIAMAHARAVOMANANA, Tantely" w:date="2017-06-22T03:09:00Z"/>
          <w:b/>
        </w:rPr>
      </w:pPr>
      <w:ins w:id="1333" w:author="RANDRIAMAHARAVOMANANA, Tantely" w:date="2017-06-22T03:09:00Z">
        <w:r>
          <w:t>Ce profil permettra la r</w:t>
        </w:r>
        <w:r w:rsidRPr="003C08E6">
          <w:t xml:space="preserve">édaction et </w:t>
        </w:r>
        <w:r>
          <w:t xml:space="preserve">la </w:t>
        </w:r>
        <w:r w:rsidRPr="003C08E6">
          <w:t xml:space="preserve">consultation d’un </w:t>
        </w:r>
        <w:r>
          <w:t>«programme tir»</w:t>
        </w:r>
        <w:r w:rsidRPr="003C08E6">
          <w:t xml:space="preserve"> avec restriction liée à sa région d’appartenance (groupe ESID)</w:t>
        </w:r>
        <w:r>
          <w:t> ;</w:t>
        </w:r>
      </w:ins>
    </w:p>
    <w:p w14:paraId="472410F5" w14:textId="77777777" w:rsidR="003D5688" w:rsidRPr="000C5BA2" w:rsidRDefault="003D5688" w:rsidP="003D5688">
      <w:pPr>
        <w:pStyle w:val="Corps"/>
        <w:numPr>
          <w:ilvl w:val="4"/>
          <w:numId w:val="1"/>
        </w:numPr>
        <w:ind w:left="567"/>
        <w:rPr>
          <w:ins w:id="1334" w:author="RANDRIAMAHARAVOMANANA, Tantely" w:date="2017-06-22T03:09:00Z"/>
          <w:b/>
        </w:rPr>
      </w:pPr>
      <w:ins w:id="1335" w:author="RANDRIAMAHARAVOMANANA, Tantely" w:date="2017-06-22T03:09:00Z">
        <w:r w:rsidRPr="003C08E6">
          <w:t xml:space="preserve">Les utilisateurs </w:t>
        </w:r>
        <w:r>
          <w:t>de ce profil</w:t>
        </w:r>
        <w:r w:rsidRPr="003C08E6">
          <w:t xml:space="preserve"> ne peuvent voir que les RIE, RE ou RIC (quel que soit le statut) rattachés à leur propre groupe</w:t>
        </w:r>
        <w:r>
          <w:t>.</w:t>
        </w:r>
      </w:ins>
    </w:p>
    <w:p w14:paraId="4DAB7320" w14:textId="77777777" w:rsidR="003D5688" w:rsidRPr="003C08E6" w:rsidRDefault="003D5688" w:rsidP="003D5688">
      <w:pPr>
        <w:jc w:val="both"/>
        <w:rPr>
          <w:ins w:id="1336" w:author="RANDRIAMAHARAVOMANANA, Tantely" w:date="2017-06-22T03:09:00Z"/>
          <w:color w:val="00B050"/>
        </w:rPr>
      </w:pPr>
    </w:p>
    <w:p w14:paraId="456C7096" w14:textId="77777777" w:rsidR="003D5688" w:rsidRDefault="003D5688" w:rsidP="003D5688">
      <w:pPr>
        <w:pStyle w:val="Corps"/>
        <w:rPr>
          <w:ins w:id="1337" w:author="RANDRIAMAHARAVOMANANA, Tantely" w:date="2017-06-22T03:09:00Z"/>
        </w:rPr>
      </w:pPr>
      <w:ins w:id="1338" w:author="RANDRIAMAHARAVOMANANA, Tantely" w:date="2017-06-22T03:09:00Z">
        <w:r>
          <w:t>P</w:t>
        </w:r>
        <w:r w:rsidRPr="00264528">
          <w:t>rofil</w:t>
        </w:r>
        <w:r>
          <w:t xml:space="preserve"> « rédacteur de régime » : </w:t>
        </w:r>
      </w:ins>
    </w:p>
    <w:p w14:paraId="6C27FBC9" w14:textId="77777777" w:rsidR="003D5688" w:rsidRDefault="003D5688" w:rsidP="003D5688">
      <w:pPr>
        <w:pStyle w:val="Corps"/>
        <w:numPr>
          <w:ilvl w:val="4"/>
          <w:numId w:val="1"/>
        </w:numPr>
        <w:ind w:left="567"/>
        <w:rPr>
          <w:ins w:id="1339" w:author="RANDRIAMAHARAVOMANANA, Tantely" w:date="2017-06-22T03:09:00Z"/>
        </w:rPr>
      </w:pPr>
      <w:ins w:id="1340" w:author="RANDRIAMAHARAVOMANANA, Tantely" w:date="2017-06-22T03:09:00Z">
        <w:r>
          <w:t>Ce profil permet à son détenteur de se connecter soit avec le profil « rédacteur de régime », soit avec le profil « rédacteur de programme » ;</w:t>
        </w:r>
      </w:ins>
    </w:p>
    <w:p w14:paraId="54F3514B" w14:textId="6C98E6BE" w:rsidR="003D5688" w:rsidRDefault="003D5688" w:rsidP="003D5688">
      <w:pPr>
        <w:pStyle w:val="Corps"/>
        <w:numPr>
          <w:ilvl w:val="4"/>
          <w:numId w:val="1"/>
        </w:numPr>
        <w:ind w:left="567"/>
        <w:rPr>
          <w:ins w:id="1341" w:author="RANDRIAMAHARAVOMANANA, Tantely" w:date="2017-06-22T03:09:00Z"/>
        </w:rPr>
      </w:pPr>
      <w:ins w:id="1342" w:author="RANDRIAMAHARAVOMANANA, Tantely" w:date="2017-06-22T03:09:00Z">
        <w:r>
          <w:t xml:space="preserve">Ce profil reprend toutes les possibilités du profil rédacteur actuel et est donc dédié au </w:t>
        </w:r>
      </w:ins>
      <w:r w:rsidR="002A381B">
        <w:t>DECST</w:t>
      </w:r>
      <w:ins w:id="1343" w:author="RANDRIAMAHARAVOMANANA, Tantely" w:date="2017-06-22T03:09:00Z">
        <w:r>
          <w:t> ;</w:t>
        </w:r>
      </w:ins>
    </w:p>
    <w:p w14:paraId="15828D14" w14:textId="6033969C" w:rsidR="003D5688" w:rsidRDefault="003D5688" w:rsidP="003D5688">
      <w:pPr>
        <w:pStyle w:val="Corps"/>
        <w:numPr>
          <w:ilvl w:val="4"/>
          <w:numId w:val="1"/>
        </w:numPr>
        <w:ind w:left="567"/>
        <w:rPr>
          <w:ins w:id="1344" w:author="RANDRIAMAHARAVOMANANA, Tantely" w:date="2017-06-22T03:09:00Z"/>
        </w:rPr>
      </w:pPr>
      <w:ins w:id="1345" w:author="RANDRIAMAHARAVOMANANA, Tantely" w:date="2017-06-22T03:09:00Z">
        <w:r>
          <w:t xml:space="preserve">Les utilisateurs </w:t>
        </w:r>
      </w:ins>
      <w:r w:rsidR="002A381B">
        <w:t>DECST</w:t>
      </w:r>
      <w:ins w:id="1346" w:author="RANDRIAMAHARAVOMANANA, Tantely" w:date="2017-06-22T03:09:00Z">
        <w:r>
          <w:t xml:space="preserve"> peuvent voir l’ensemble des RIE, RE ou RIC (quel que soit le groupe ou le statut).</w:t>
        </w:r>
      </w:ins>
    </w:p>
    <w:p w14:paraId="4C6B0225" w14:textId="77777777" w:rsidR="003D5688" w:rsidRPr="003C08E6" w:rsidRDefault="003D5688" w:rsidP="003D5688">
      <w:pPr>
        <w:jc w:val="both"/>
        <w:rPr>
          <w:ins w:id="1347" w:author="RANDRIAMAHARAVOMANANA, Tantely" w:date="2017-06-22T03:09:00Z"/>
          <w:color w:val="00B050"/>
        </w:rPr>
      </w:pPr>
    </w:p>
    <w:p w14:paraId="403E2307" w14:textId="77777777" w:rsidR="003D5688" w:rsidRPr="003C08E6" w:rsidRDefault="003D5688" w:rsidP="003D5688">
      <w:pPr>
        <w:pStyle w:val="Corps"/>
        <w:rPr>
          <w:ins w:id="1348" w:author="RANDRIAMAHARAVOMANANA, Tantely" w:date="2017-06-22T03:09:00Z"/>
        </w:rPr>
      </w:pPr>
      <w:ins w:id="1349" w:author="RANDRIAMAHARAVOMANANA, Tantely" w:date="2017-06-22T03:09:00Z">
        <w:r w:rsidRPr="003C08E6">
          <w:t>Profil administrateur :</w:t>
        </w:r>
      </w:ins>
    </w:p>
    <w:p w14:paraId="2AD2985D" w14:textId="77777777" w:rsidR="003D5688" w:rsidRPr="000C5BA2" w:rsidRDefault="003D5688" w:rsidP="003D5688">
      <w:pPr>
        <w:pStyle w:val="Corps"/>
        <w:numPr>
          <w:ilvl w:val="4"/>
          <w:numId w:val="1"/>
        </w:numPr>
        <w:ind w:left="567"/>
        <w:rPr>
          <w:ins w:id="1350" w:author="RANDRIAMAHARAVOMANANA, Tantely" w:date="2017-06-22T03:09:00Z"/>
          <w:b/>
        </w:rPr>
      </w:pPr>
      <w:ins w:id="1351" w:author="RANDRIAMAHARAVOMANANA, Tantely" w:date="2017-06-22T03:09:00Z">
        <w:r>
          <w:t>Ce profil permet à son détenteur de se connecter soit avec le profil administrateur, soit avec le profil « rédacteur de régime », soit avec le profil « rédacteur de programme » ;</w:t>
        </w:r>
      </w:ins>
    </w:p>
    <w:p w14:paraId="6C2BF2F0" w14:textId="62DECBD5" w:rsidR="003D5688" w:rsidRPr="000C5BA2" w:rsidRDefault="003D5688" w:rsidP="003D5688">
      <w:pPr>
        <w:pStyle w:val="Corps"/>
        <w:numPr>
          <w:ilvl w:val="4"/>
          <w:numId w:val="1"/>
        </w:numPr>
        <w:ind w:left="567"/>
        <w:rPr>
          <w:ins w:id="1352" w:author="RANDRIAMAHARAVOMANANA, Tantely" w:date="2017-06-22T03:09:00Z"/>
          <w:b/>
        </w:rPr>
      </w:pPr>
      <w:ins w:id="1353" w:author="RANDRIAMAHARAVOMANANA, Tantely" w:date="2017-06-22T03:09:00Z">
        <w:r>
          <w:t>L</w:t>
        </w:r>
        <w:r w:rsidRPr="0010305D">
          <w:t>’administrateur fonctionnel SERT doit avoir la possibilité de gérer</w:t>
        </w:r>
        <w:r>
          <w:t xml:space="preserve"> (</w:t>
        </w:r>
        <w:r w:rsidRPr="00264528">
          <w:t>créer, modifier, supprimer</w:t>
        </w:r>
        <w:r>
          <w:t>)</w:t>
        </w:r>
        <w:r w:rsidRPr="00264528">
          <w:t xml:space="preserve"> des groupes d’utilisateurs correspondant</w:t>
        </w:r>
        <w:r>
          <w:t xml:space="preserve">s aux ESID et au </w:t>
        </w:r>
      </w:ins>
      <w:r w:rsidR="002A381B">
        <w:t>DECST</w:t>
      </w:r>
      <w:ins w:id="1354" w:author="RANDRIAMAHARAVOMANANA, Tantely" w:date="2017-06-22T03:09:00Z">
        <w:r>
          <w:t> ;</w:t>
        </w:r>
      </w:ins>
    </w:p>
    <w:p w14:paraId="6D13C224" w14:textId="36794F6F" w:rsidR="003D5688" w:rsidRPr="000C5BA2" w:rsidRDefault="003D5688" w:rsidP="003D5688">
      <w:pPr>
        <w:pStyle w:val="Corps"/>
        <w:numPr>
          <w:ilvl w:val="4"/>
          <w:numId w:val="1"/>
        </w:numPr>
        <w:ind w:left="567"/>
        <w:rPr>
          <w:ins w:id="1355" w:author="RANDRIAMAHARAVOMANANA, Tantely" w:date="2017-06-22T03:09:00Z"/>
          <w:b/>
        </w:rPr>
      </w:pPr>
      <w:ins w:id="1356" w:author="RANDRIAMAHARAVOMANANA, Tantely" w:date="2017-06-22T03:09:00Z">
        <w:r>
          <w:t>L</w:t>
        </w:r>
        <w:r w:rsidRPr="008C0FE9">
          <w:t>’administrateur fonctionnel SERT doit avoir la possibilité de gérer (créer, modifier, supprimer) des utilisateurs correspondant</w:t>
        </w:r>
        <w:r>
          <w:t>s</w:t>
        </w:r>
        <w:r w:rsidRPr="008C0FE9">
          <w:t xml:space="preserve"> aux ESID et au </w:t>
        </w:r>
      </w:ins>
      <w:r w:rsidR="002A381B">
        <w:t>DECST</w:t>
      </w:r>
      <w:ins w:id="1357" w:author="RANDRIAMAHARAVOMANANA, Tantely" w:date="2017-06-22T03:09:00Z">
        <w:r>
          <w:t> ;</w:t>
        </w:r>
      </w:ins>
    </w:p>
    <w:p w14:paraId="2A0BE115" w14:textId="77777777" w:rsidR="003D5688" w:rsidRPr="000C5BA2" w:rsidRDefault="003D5688" w:rsidP="003D5688">
      <w:pPr>
        <w:pStyle w:val="Corps"/>
        <w:numPr>
          <w:ilvl w:val="4"/>
          <w:numId w:val="1"/>
        </w:numPr>
        <w:ind w:left="567"/>
        <w:rPr>
          <w:ins w:id="1358" w:author="RANDRIAMAHARAVOMANANA, Tantely" w:date="2017-06-22T03:09:00Z"/>
          <w:b/>
        </w:rPr>
      </w:pPr>
      <w:ins w:id="1359" w:author="RANDRIAMAHARAVOMANANA, Tantely" w:date="2017-06-22T03:09:00Z">
        <w:r>
          <w:t>L</w:t>
        </w:r>
        <w:r w:rsidRPr="008C0FE9">
          <w:t>’administrateur fonctionnel SERT doit avoir la possibilité</w:t>
        </w:r>
        <w:r>
          <w:t xml:space="preserve"> d’affecter un utilisateur à un groupe d’utilisateurs ou de le supprimer ;</w:t>
        </w:r>
      </w:ins>
    </w:p>
    <w:p w14:paraId="24C69BCD" w14:textId="77777777" w:rsidR="003D5688" w:rsidRDefault="003D5688" w:rsidP="003D5688">
      <w:pPr>
        <w:pStyle w:val="Corps"/>
        <w:numPr>
          <w:ilvl w:val="4"/>
          <w:numId w:val="1"/>
        </w:numPr>
        <w:ind w:left="567"/>
        <w:rPr>
          <w:ins w:id="1360" w:author="RANDRIAMAHARAVOMANANA, Tantely" w:date="2017-06-22T03:09:00Z"/>
        </w:rPr>
      </w:pPr>
      <w:ins w:id="1361" w:author="RANDRIAMAHARAVOMANANA, Tantely" w:date="2017-06-22T03:09:00Z">
        <w:r>
          <w:t>L</w:t>
        </w:r>
        <w:r w:rsidRPr="008C0FE9">
          <w:t>’administrateur fonctionnel SERT doit avoir la possibilité</w:t>
        </w:r>
        <w:r>
          <w:t xml:space="preserve"> d’attacher un RIE, un RE ou un RIC (quel que soit le statut) à un groupe ;</w:t>
        </w:r>
      </w:ins>
    </w:p>
    <w:p w14:paraId="7253D1A6" w14:textId="77777777" w:rsidR="003D5688" w:rsidRPr="00264528" w:rsidRDefault="003D5688" w:rsidP="003D5688">
      <w:pPr>
        <w:pStyle w:val="Corps"/>
        <w:numPr>
          <w:ilvl w:val="4"/>
          <w:numId w:val="1"/>
        </w:numPr>
        <w:ind w:left="567"/>
        <w:rPr>
          <w:ins w:id="1362" w:author="RANDRIAMAHARAVOMANANA, Tantely" w:date="2017-06-22T03:09:00Z"/>
        </w:rPr>
      </w:pPr>
      <w:ins w:id="1363" w:author="RANDRIAMAHARAVOMANANA, Tantely" w:date="2017-06-22T03:09:00Z">
        <w:r>
          <w:t>L</w:t>
        </w:r>
        <w:r w:rsidRPr="008C0FE9">
          <w:t>’administrateur fonctionnel SERT</w:t>
        </w:r>
        <w:r>
          <w:t xml:space="preserve"> conserve toutes les possibilités de gestion actuelles.</w:t>
        </w:r>
      </w:ins>
    </w:p>
    <w:p w14:paraId="149EC6C4" w14:textId="16E37C8D" w:rsidR="003D5688" w:rsidRPr="00FB7B16" w:rsidRDefault="003D5688" w:rsidP="003D5688">
      <w:pPr>
        <w:pStyle w:val="Corps"/>
        <w:rPr>
          <w:ins w:id="1364" w:author="RANDRIAMAHARAVOMANANA, Tantely" w:date="2017-06-22T03:09:00Z"/>
        </w:rPr>
      </w:pPr>
      <w:ins w:id="1365" w:author="RANDRIAMAHARAVOMANANA, Tantely" w:date="2017-06-22T03:09:00Z">
        <w:r w:rsidRPr="00FB7B16">
          <w:t xml:space="preserve">Les groupes seront nommés par le trigramme de la ville d’attache de l’ESID (exemple Bordeaux : BDX), sauf </w:t>
        </w:r>
      </w:ins>
      <w:r w:rsidR="002A381B">
        <w:t>DECST</w:t>
      </w:r>
      <w:ins w:id="1366" w:author="RANDRIAMAHARAVOMANANA, Tantely" w:date="2017-06-22T03:09:00Z">
        <w:r w:rsidRPr="00FB7B16">
          <w:t xml:space="preserve"> qui garde son acronyme complet </w:t>
        </w:r>
      </w:ins>
    </w:p>
    <w:p w14:paraId="2A3C119D" w14:textId="77777777" w:rsidR="003D5688" w:rsidRDefault="003D5688" w:rsidP="003D5688">
      <w:pPr>
        <w:pStyle w:val="Corps"/>
      </w:pPr>
      <w:ins w:id="1367" w:author="RANDRIAMAHARAVOMANANA, Tantely" w:date="2017-06-22T03:09:00Z">
        <w:r w:rsidRPr="00FB7B16">
          <w:t>Tous les utilisateurs doivent appartenir à un groupe</w:t>
        </w:r>
        <w:r>
          <w:t>, un utilisateur ne peut appartenir qu’à un seul groupe.</w:t>
        </w:r>
      </w:ins>
    </w:p>
    <w:p w14:paraId="3E244F70" w14:textId="77777777" w:rsidR="00597319" w:rsidRDefault="00597319" w:rsidP="003D5688">
      <w:pPr>
        <w:pStyle w:val="Corps"/>
        <w:rPr>
          <w:ins w:id="1368" w:author="RANDRIAMAHARAVOMANANA, Tantely" w:date="2017-06-22T03:09:00Z"/>
        </w:rPr>
      </w:pPr>
    </w:p>
    <w:p w14:paraId="5B0CC617" w14:textId="5BAD9F2D" w:rsidR="003D5688" w:rsidDel="008D101E" w:rsidRDefault="003D5688" w:rsidP="003D5688">
      <w:pPr>
        <w:pStyle w:val="Corps"/>
        <w:rPr>
          <w:del w:id="1369" w:author="RANDRIAMAHARAVOMANANA, Tantely" w:date="2017-06-22T03:10:00Z"/>
        </w:rPr>
        <w:pPrChange w:id="1370" w:author="RANDRIAMAHARAVOMANANA, Tantely" w:date="2017-06-22T03:09:00Z">
          <w:pPr>
            <w:pStyle w:val="Title3"/>
          </w:pPr>
        </w:pPrChange>
      </w:pPr>
    </w:p>
    <w:p w14:paraId="7BEE09B0" w14:textId="77777777" w:rsidR="00025077" w:rsidRDefault="009C5A81" w:rsidP="00E01E77">
      <w:pPr>
        <w:pStyle w:val="Titre44"/>
      </w:pPr>
      <w:r>
        <w:t>Gestion de groupes</w:t>
      </w:r>
    </w:p>
    <w:p w14:paraId="75F692A1" w14:textId="77777777" w:rsidR="00E01E77" w:rsidRDefault="00E01E77" w:rsidP="003D43FD">
      <w:pPr>
        <w:pStyle w:val="Corps"/>
        <w:numPr>
          <w:ilvl w:val="0"/>
          <w:numId w:val="33"/>
        </w:numPr>
      </w:pPr>
      <w:r>
        <w:t>Diagramme de classe</w:t>
      </w:r>
    </w:p>
    <w:p w14:paraId="2EC06D19" w14:textId="77777777" w:rsidR="008D101E" w:rsidRDefault="008D101E" w:rsidP="003D43FD">
      <w:pPr>
        <w:pStyle w:val="Corps"/>
        <w:rPr>
          <w:ins w:id="1371" w:author="RANDRIAMAHARAVOMANANA, Tantely" w:date="2017-06-22T03:10:00Z"/>
        </w:rPr>
      </w:pPr>
    </w:p>
    <w:p w14:paraId="27261334" w14:textId="77777777" w:rsidR="008D101E" w:rsidRDefault="008D101E" w:rsidP="003D43FD">
      <w:pPr>
        <w:pStyle w:val="Corps"/>
        <w:rPr>
          <w:ins w:id="1372" w:author="RANDRIAMAHARAVOMANANA, Tantely" w:date="2017-06-22T03:10:00Z"/>
        </w:rPr>
      </w:pPr>
    </w:p>
    <w:p w14:paraId="7ABB716D" w14:textId="77777777" w:rsidR="008D101E" w:rsidRPr="003D43FD" w:rsidRDefault="008D101E" w:rsidP="003D43FD">
      <w:pPr>
        <w:pStyle w:val="Corps"/>
      </w:pPr>
    </w:p>
    <w:p w14:paraId="10539F39" w14:textId="77777777" w:rsidR="00E01E77" w:rsidRDefault="00E01E77" w:rsidP="003D43FD">
      <w:pPr>
        <w:pStyle w:val="Corps"/>
        <w:numPr>
          <w:ilvl w:val="0"/>
          <w:numId w:val="33"/>
        </w:numPr>
      </w:pPr>
      <w:r>
        <w:t>Ecran</w:t>
      </w:r>
    </w:p>
    <w:p w14:paraId="73101316" w14:textId="77777777" w:rsidR="00D60EC6" w:rsidRDefault="00D60EC6" w:rsidP="006C0A9C">
      <w:pPr>
        <w:pStyle w:val="Corps"/>
        <w:keepNext/>
        <w:ind w:left="-709"/>
      </w:pPr>
      <w:r w:rsidRPr="00D60EC6">
        <w:rPr>
          <w:noProof/>
          <w:lang w:eastAsia="fr-FR"/>
        </w:rPr>
        <w:drawing>
          <wp:inline distT="0" distB="0" distL="0" distR="0" wp14:anchorId="118A1C88" wp14:editId="7F6D7E98">
            <wp:extent cx="6678357" cy="3657600"/>
            <wp:effectExtent l="0" t="0" r="8255" b="0"/>
            <wp:docPr id="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pic:cNvPicPr>
                      <a:picLocks noChangeAspect="1"/>
                    </pic:cNvPicPr>
                  </pic:nvPicPr>
                  <pic:blipFill>
                    <a:blip r:embed="rId23"/>
                    <a:stretch>
                      <a:fillRect/>
                    </a:stretch>
                  </pic:blipFill>
                  <pic:spPr>
                    <a:xfrm>
                      <a:off x="0" y="0"/>
                      <a:ext cx="6700799" cy="3669891"/>
                    </a:xfrm>
                    <a:prstGeom prst="rect">
                      <a:avLst/>
                    </a:prstGeom>
                  </pic:spPr>
                </pic:pic>
              </a:graphicData>
            </a:graphic>
          </wp:inline>
        </w:drawing>
      </w:r>
    </w:p>
    <w:p w14:paraId="4AB93AD6" w14:textId="77777777" w:rsidR="003D43FD" w:rsidRDefault="00D60EC6" w:rsidP="00A72FD7">
      <w:pPr>
        <w:pStyle w:val="Lgende"/>
        <w:jc w:val="center"/>
      </w:pPr>
      <w:r>
        <w:t xml:space="preserve">Figure </w:t>
      </w:r>
      <w:r>
        <w:fldChar w:fldCharType="begin"/>
      </w:r>
      <w:r>
        <w:instrText xml:space="preserve"> SEQ Figure \* ARABIC </w:instrText>
      </w:r>
      <w:r>
        <w:fldChar w:fldCharType="separate"/>
      </w:r>
      <w:r w:rsidR="001A3445">
        <w:rPr>
          <w:noProof/>
        </w:rPr>
        <w:t>11</w:t>
      </w:r>
      <w:r>
        <w:fldChar w:fldCharType="end"/>
      </w:r>
      <w:r>
        <w:t xml:space="preserve"> Gestion des groupes</w:t>
      </w:r>
    </w:p>
    <w:p w14:paraId="3F1309B8" w14:textId="77777777" w:rsidR="009C5A81" w:rsidRDefault="009C5A81" w:rsidP="00A72FD7">
      <w:pPr>
        <w:pStyle w:val="Titre44"/>
      </w:pPr>
      <w:r>
        <w:t>Gestion d’utilisateurs</w:t>
      </w:r>
    </w:p>
    <w:p w14:paraId="5868B9D9" w14:textId="77777777" w:rsidR="00A72FD7" w:rsidRDefault="00A72FD7" w:rsidP="00A72FD7">
      <w:pPr>
        <w:pStyle w:val="Corps"/>
        <w:numPr>
          <w:ilvl w:val="0"/>
          <w:numId w:val="35"/>
        </w:numPr>
      </w:pPr>
      <w:r>
        <w:t>Diagramme de classe</w:t>
      </w:r>
    </w:p>
    <w:p w14:paraId="44AEAA26" w14:textId="77777777" w:rsidR="00A72FD7" w:rsidRDefault="00A72FD7" w:rsidP="00A72FD7">
      <w:pPr>
        <w:pStyle w:val="Corps"/>
        <w:numPr>
          <w:ilvl w:val="0"/>
          <w:numId w:val="35"/>
        </w:numPr>
      </w:pPr>
      <w:r>
        <w:t>Ecran</w:t>
      </w:r>
    </w:p>
    <w:p w14:paraId="7BC2585B" w14:textId="77777777" w:rsidR="00A72FD7" w:rsidRDefault="00A72FD7" w:rsidP="00A72FD7">
      <w:pPr>
        <w:pStyle w:val="Corps"/>
        <w:ind w:left="-851"/>
      </w:pPr>
      <w:r w:rsidRPr="00A72FD7">
        <w:rPr>
          <w:noProof/>
          <w:lang w:eastAsia="fr-FR"/>
        </w:rPr>
        <w:lastRenderedPageBreak/>
        <w:drawing>
          <wp:inline distT="0" distB="0" distL="0" distR="0" wp14:anchorId="0007871D" wp14:editId="3BD70F12">
            <wp:extent cx="6889115" cy="4137660"/>
            <wp:effectExtent l="0" t="0" r="6985" b="0"/>
            <wp:docPr id="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pic:cNvPicPr>
                  </pic:nvPicPr>
                  <pic:blipFill>
                    <a:blip r:embed="rId24"/>
                    <a:stretch>
                      <a:fillRect/>
                    </a:stretch>
                  </pic:blipFill>
                  <pic:spPr>
                    <a:xfrm>
                      <a:off x="0" y="0"/>
                      <a:ext cx="6898577" cy="4143343"/>
                    </a:xfrm>
                    <a:prstGeom prst="rect">
                      <a:avLst/>
                    </a:prstGeom>
                  </pic:spPr>
                </pic:pic>
              </a:graphicData>
            </a:graphic>
          </wp:inline>
        </w:drawing>
      </w:r>
    </w:p>
    <w:p w14:paraId="69C4921E" w14:textId="77777777" w:rsidR="00791188" w:rsidRPr="00A72FD7" w:rsidRDefault="00791188" w:rsidP="00A72FD7">
      <w:pPr>
        <w:pStyle w:val="Corps"/>
        <w:ind w:left="-851"/>
      </w:pPr>
    </w:p>
    <w:p w14:paraId="35267ADE" w14:textId="77777777" w:rsidR="00C6279D" w:rsidRDefault="00B70786" w:rsidP="00C6279D">
      <w:pPr>
        <w:pStyle w:val="Title3"/>
        <w:rPr>
          <w:ins w:id="1373" w:author="RANDRIAMAHARAVOMANANA, Tantely" w:date="2017-06-22T03:11:00Z"/>
          <w:rFonts w:eastAsia="Times New Roman"/>
        </w:rPr>
      </w:pPr>
      <w:bookmarkStart w:id="1374" w:name="_Toc485881191"/>
      <w:r>
        <w:rPr>
          <w:rFonts w:eastAsia="Times New Roman"/>
        </w:rPr>
        <w:t>Tableaux de bord</w:t>
      </w:r>
      <w:bookmarkEnd w:id="1374"/>
    </w:p>
    <w:p w14:paraId="534ACA66" w14:textId="1756BE53" w:rsidR="008D101E" w:rsidRDefault="006C0A9C" w:rsidP="008D101E">
      <w:pPr>
        <w:pStyle w:val="Titre44"/>
        <w:rPr>
          <w:ins w:id="1375" w:author="RANDRIAMAHARAVOMANANA, Tantely" w:date="2017-06-22T03:11:00Z"/>
        </w:rPr>
        <w:pPrChange w:id="1376" w:author="RANDRIAMAHARAVOMANANA, Tantely" w:date="2017-06-22T03:11:00Z">
          <w:pPr>
            <w:pStyle w:val="Corps"/>
          </w:pPr>
        </w:pPrChange>
      </w:pPr>
      <w:r>
        <w:t xml:space="preserve"> </w:t>
      </w:r>
      <w:ins w:id="1377" w:author="RANDRIAMAHARAVOMANANA, Tantely" w:date="2017-06-22T03:11:00Z">
        <w:r w:rsidR="008D101E">
          <w:t>Spécifications</w:t>
        </w:r>
      </w:ins>
    </w:p>
    <w:p w14:paraId="201E7480" w14:textId="77777777" w:rsidR="008D101E" w:rsidRPr="00FB7B16" w:rsidRDefault="008D101E" w:rsidP="008D101E">
      <w:pPr>
        <w:pStyle w:val="Corps"/>
        <w:rPr>
          <w:ins w:id="1378" w:author="RANDRIAMAHARAVOMANANA, Tantely" w:date="2017-06-22T03:11:00Z"/>
          <w:sz w:val="22"/>
        </w:rPr>
      </w:pPr>
      <w:ins w:id="1379" w:author="RANDRIAMAHARAVOMANANA, Tantely" w:date="2017-06-22T03:11:00Z">
        <w:r w:rsidRPr="004202DE">
          <w:rPr>
            <w:b/>
          </w:rPr>
          <w:t>Comportement actuel</w:t>
        </w:r>
        <w:r w:rsidRPr="004202DE">
          <w:t> : le tableau de bord d’un rédacteur est séparé en 2 parties : une partie haute intitulée « mes projets » et listant mes projets, et une partie basse intitulée « études en cours » listant les études en cours de réalisation</w:t>
        </w:r>
        <w:r>
          <w:t xml:space="preserve">. </w:t>
        </w:r>
        <w:r w:rsidRPr="00FB7B16">
          <w:rPr>
            <w:sz w:val="22"/>
          </w:rPr>
          <w:t xml:space="preserve">La suppression du mode étude au profit de mode </w:t>
        </w:r>
        <w:r>
          <w:rPr>
            <w:sz w:val="22"/>
          </w:rPr>
          <w:t>«programme tir»</w:t>
        </w:r>
        <w:r w:rsidRPr="00FB7B16">
          <w:rPr>
            <w:sz w:val="22"/>
          </w:rPr>
          <w:t>, et l’affectation des utilisateurs à des groupes implique une modification de cet affichage.</w:t>
        </w:r>
      </w:ins>
    </w:p>
    <w:p w14:paraId="4B680A2C" w14:textId="6B59E177" w:rsidR="008D101E" w:rsidRDefault="008D101E" w:rsidP="008D101E">
      <w:pPr>
        <w:pStyle w:val="Corps"/>
      </w:pPr>
      <w:ins w:id="1380" w:author="RANDRIAMAHARAVOMANANA, Tantely" w:date="2017-06-22T03:11:00Z">
        <w:r w:rsidRPr="00CD107E">
          <w:rPr>
            <w:b/>
          </w:rPr>
          <w:t>Comportement souhaité :</w:t>
        </w:r>
        <w:r w:rsidRPr="00FB7B16">
          <w:t xml:space="preserve"> Les tableaux de bord rédacteur </w:t>
        </w:r>
        <w:r>
          <w:t>de « </w:t>
        </w:r>
        <w:r w:rsidRPr="00FB7B16">
          <w:t xml:space="preserve">programme </w:t>
        </w:r>
        <w:r>
          <w:t xml:space="preserve">tir » </w:t>
        </w:r>
        <w:r w:rsidRPr="00FB7B16">
          <w:t>(ESID) et rédacteur régime (</w:t>
        </w:r>
      </w:ins>
      <w:r w:rsidR="002A381B">
        <w:t>DECST</w:t>
      </w:r>
      <w:ins w:id="1381" w:author="RANDRIAMAHARAVOMANANA, Tantely" w:date="2017-06-22T03:11:00Z">
        <w:r w:rsidRPr="00FB7B16">
          <w:t xml:space="preserve">) doivent être différents, ce qui implique la création d’un nouvel écran d’accueil pour le profil rédacteur </w:t>
        </w:r>
        <w:r>
          <w:t xml:space="preserve">de </w:t>
        </w:r>
        <w:r w:rsidRPr="00FB7B16">
          <w:t>programme (ESID).</w:t>
        </w:r>
      </w:ins>
    </w:p>
    <w:p w14:paraId="75D02641" w14:textId="77777777" w:rsidR="006C0A9C" w:rsidRDefault="006C0A9C" w:rsidP="008D101E">
      <w:pPr>
        <w:pStyle w:val="Corps"/>
      </w:pPr>
    </w:p>
    <w:p w14:paraId="4D587CFB" w14:textId="77777777" w:rsidR="006C0A9C" w:rsidRPr="00FB7B16" w:rsidRDefault="006C0A9C" w:rsidP="008D101E">
      <w:pPr>
        <w:pStyle w:val="Corps"/>
        <w:rPr>
          <w:ins w:id="1382" w:author="RANDRIAMAHARAVOMANANA, Tantely" w:date="2017-06-22T03:11:00Z"/>
        </w:rPr>
      </w:pPr>
    </w:p>
    <w:p w14:paraId="715B123F" w14:textId="77777777" w:rsidR="008D101E" w:rsidRPr="00FB7B16" w:rsidRDefault="008D101E" w:rsidP="008D101E">
      <w:pPr>
        <w:pStyle w:val="Corps"/>
        <w:numPr>
          <w:ilvl w:val="0"/>
          <w:numId w:val="10"/>
        </w:numPr>
        <w:ind w:left="284"/>
        <w:rPr>
          <w:ins w:id="1383" w:author="RANDRIAMAHARAVOMANANA, Tantely" w:date="2017-06-22T03:11:00Z"/>
        </w:rPr>
      </w:pPr>
      <w:ins w:id="1384" w:author="RANDRIAMAHARAVOMANANA, Tantely" w:date="2017-06-22T03:11:00Z">
        <w:r w:rsidRPr="00FB7B16">
          <w:lastRenderedPageBreak/>
          <w:t>Ecran rédacteur</w:t>
        </w:r>
        <w:r>
          <w:t xml:space="preserve"> de </w:t>
        </w:r>
        <w:r w:rsidRPr="00FB7B16">
          <w:t xml:space="preserve">programme (ESID) : </w:t>
        </w:r>
      </w:ins>
    </w:p>
    <w:p w14:paraId="4DD7FA0A" w14:textId="77777777" w:rsidR="008D101E" w:rsidRDefault="008D101E" w:rsidP="008D101E">
      <w:pPr>
        <w:pStyle w:val="Corps"/>
        <w:numPr>
          <w:ilvl w:val="4"/>
          <w:numId w:val="1"/>
        </w:numPr>
        <w:ind w:left="567"/>
        <w:rPr>
          <w:ins w:id="1385" w:author="RANDRIAMAHARAVOMANANA, Tantely" w:date="2017-06-22T03:11:00Z"/>
        </w:rPr>
      </w:pPr>
      <w:ins w:id="1386" w:author="RANDRIAMAHARAVOMANANA, Tantely" w:date="2017-06-22T03:11:00Z">
        <w:r>
          <w:t>U</w:t>
        </w:r>
        <w:r w:rsidRPr="00FB7B16">
          <w:t>ne partie haute nommée « Mes programmes tir ».</w:t>
        </w:r>
      </w:ins>
    </w:p>
    <w:p w14:paraId="71A034E9" w14:textId="089B4C52" w:rsidR="008D101E" w:rsidRDefault="008D101E" w:rsidP="008D101E">
      <w:pPr>
        <w:pStyle w:val="Corps"/>
        <w:numPr>
          <w:ilvl w:val="5"/>
          <w:numId w:val="1"/>
        </w:numPr>
        <w:ind w:left="1134"/>
        <w:rPr>
          <w:ins w:id="1387" w:author="RANDRIAMAHARAVOMANANA, Tantely" w:date="2017-06-22T03:11:00Z"/>
        </w:rPr>
      </w:pPr>
      <w:ins w:id="1388" w:author="RANDRIAMAHARAVOMANANA, Tantely" w:date="2017-06-22T03:11:00Z">
        <w:r w:rsidRPr="00FB7B16">
          <w:t>ajout d’</w:t>
        </w:r>
        <w:r>
          <w:t>une colonne « date de rendu ». C</w:t>
        </w:r>
        <w:r w:rsidRPr="00FB7B16">
          <w:t xml:space="preserve">ette date correspond à la date prévisionnelle donnée par le </w:t>
        </w:r>
      </w:ins>
      <w:r w:rsidR="002A381B">
        <w:t>DECST</w:t>
      </w:r>
      <w:ins w:id="1389" w:author="RANDRIAMAHARAVOMANANA, Tantely" w:date="2017-06-22T03:11:00Z">
        <w:r w:rsidRPr="00FB7B16">
          <w:t xml:space="preserve"> lors du changement de s</w:t>
        </w:r>
        <w:r>
          <w:t>tatut à « correction en cours » ;</w:t>
        </w:r>
      </w:ins>
    </w:p>
    <w:p w14:paraId="2A1AC256" w14:textId="77777777" w:rsidR="008D101E" w:rsidRPr="00CD107E" w:rsidRDefault="008D101E" w:rsidP="008D101E">
      <w:pPr>
        <w:pStyle w:val="Corps"/>
        <w:numPr>
          <w:ilvl w:val="5"/>
          <w:numId w:val="1"/>
        </w:numPr>
        <w:ind w:left="1134"/>
        <w:rPr>
          <w:ins w:id="1390" w:author="RANDRIAMAHARAVOMANANA, Tantely" w:date="2017-06-22T03:11:00Z"/>
        </w:rPr>
      </w:pPr>
      <w:ins w:id="1391" w:author="RANDRIAMAHARAVOMANANA, Tantely" w:date="2017-06-22T03:11:00Z">
        <w:r w:rsidRPr="00FB7B16">
          <w:t>ajout d’un bouton de validation de l’alerte</w:t>
        </w:r>
        <w:r>
          <w:t>.</w:t>
        </w:r>
      </w:ins>
    </w:p>
    <w:p w14:paraId="5F9E221A" w14:textId="77777777" w:rsidR="008D101E" w:rsidRDefault="008D101E" w:rsidP="008D101E">
      <w:pPr>
        <w:pStyle w:val="Corps"/>
        <w:numPr>
          <w:ilvl w:val="4"/>
          <w:numId w:val="1"/>
        </w:numPr>
        <w:ind w:left="567"/>
        <w:rPr>
          <w:ins w:id="1392" w:author="RANDRIAMAHARAVOMANANA, Tantely" w:date="2017-06-22T03:11:00Z"/>
        </w:rPr>
      </w:pPr>
      <w:ins w:id="1393" w:author="RANDRIAMAHARAVOMANANA, Tantely" w:date="2017-06-22T03:11:00Z">
        <w:r>
          <w:t>U</w:t>
        </w:r>
        <w:r w:rsidRPr="00FB7B16">
          <w:t xml:space="preserve">ne partie basse nommée </w:t>
        </w:r>
        <w:r>
          <w:t>« </w:t>
        </w:r>
        <w:r w:rsidRPr="00FB7B16">
          <w:t>Régimes</w:t>
        </w:r>
        <w:r>
          <w:t> »</w:t>
        </w:r>
        <w:r w:rsidRPr="00FB7B16">
          <w:t xml:space="preserve"> où apparaissent les régimes faisant l’objet d’une alerte. </w:t>
        </w:r>
      </w:ins>
    </w:p>
    <w:p w14:paraId="7DDD2A85" w14:textId="440EAB08" w:rsidR="008D101E" w:rsidRPr="00FB7B16" w:rsidRDefault="008D101E" w:rsidP="008D101E">
      <w:pPr>
        <w:pStyle w:val="Corps"/>
        <w:numPr>
          <w:ilvl w:val="0"/>
          <w:numId w:val="10"/>
        </w:numPr>
        <w:ind w:left="284"/>
        <w:rPr>
          <w:ins w:id="1394" w:author="RANDRIAMAHARAVOMANANA, Tantely" w:date="2017-06-22T03:11:00Z"/>
        </w:rPr>
      </w:pPr>
      <w:ins w:id="1395" w:author="RANDRIAMAHARAVOMANANA, Tantely" w:date="2017-06-22T03:11:00Z">
        <w:r w:rsidRPr="00FB7B16">
          <w:t xml:space="preserve">Ecran rédacteur </w:t>
        </w:r>
        <w:r>
          <w:t>de régime (</w:t>
        </w:r>
      </w:ins>
      <w:r w:rsidR="002A381B">
        <w:t>DECST</w:t>
      </w:r>
      <w:ins w:id="1396" w:author="RANDRIAMAHARAVOMANANA, Tantely" w:date="2017-06-22T03:11:00Z">
        <w:r>
          <w:t>)</w:t>
        </w:r>
        <w:r w:rsidRPr="00FB7B16">
          <w:t xml:space="preserve"> : </w:t>
        </w:r>
      </w:ins>
    </w:p>
    <w:p w14:paraId="28B531A5" w14:textId="77777777" w:rsidR="008D101E" w:rsidRPr="00FB7B16" w:rsidRDefault="008D101E" w:rsidP="008D101E">
      <w:pPr>
        <w:pStyle w:val="Corps"/>
        <w:numPr>
          <w:ilvl w:val="4"/>
          <w:numId w:val="1"/>
        </w:numPr>
        <w:ind w:left="567"/>
        <w:rPr>
          <w:ins w:id="1397" w:author="RANDRIAMAHARAVOMANANA, Tantely" w:date="2017-06-22T03:11:00Z"/>
        </w:rPr>
      </w:pPr>
      <w:ins w:id="1398" w:author="RANDRIAMAHARAVOMANANA, Tantely" w:date="2017-06-22T03:11:00Z">
        <w:r w:rsidRPr="00FB7B16">
          <w:t>La partie haute ne change pas</w:t>
        </w:r>
        <w:r>
          <w:t>.</w:t>
        </w:r>
      </w:ins>
    </w:p>
    <w:p w14:paraId="78E263E0" w14:textId="4A3E4E33" w:rsidR="008D101E" w:rsidRDefault="008D101E" w:rsidP="008D101E">
      <w:pPr>
        <w:pStyle w:val="Corps"/>
        <w:pPrChange w:id="1399" w:author="RANDRIAMAHARAVOMANANA, Tantely" w:date="2017-06-22T03:11:00Z">
          <w:pPr>
            <w:pStyle w:val="Title3"/>
          </w:pPr>
        </w:pPrChange>
      </w:pPr>
      <w:ins w:id="1400" w:author="RANDRIAMAHARAVOMANANA, Tantely" w:date="2017-06-22T03:11:00Z">
        <w:r w:rsidRPr="00FB7B16">
          <w:t>La partie basse sera renommée « programmes en cours de correction» (contiendra les programmes en attente de validation) et disposera d’une nouvelle colonne précisant le groupe ESID de rattachement</w:t>
        </w:r>
      </w:ins>
    </w:p>
    <w:p w14:paraId="204454B1" w14:textId="77777777" w:rsidR="00B70786" w:rsidRDefault="00791188" w:rsidP="00791188">
      <w:pPr>
        <w:pStyle w:val="Titre44"/>
        <w:rPr>
          <w:rFonts w:eastAsia="Times New Roman"/>
        </w:rPr>
      </w:pPr>
      <w:r>
        <w:rPr>
          <w:rFonts w:eastAsia="Times New Roman"/>
        </w:rPr>
        <w:lastRenderedPageBreak/>
        <w:t xml:space="preserve"> Diagramme de classe</w:t>
      </w:r>
    </w:p>
    <w:p w14:paraId="7871CD0F" w14:textId="77777777" w:rsidR="00791188" w:rsidRDefault="002E0097" w:rsidP="00791188">
      <w:pPr>
        <w:pStyle w:val="Titre44"/>
        <w:rPr>
          <w:rFonts w:eastAsia="Times New Roman"/>
        </w:rPr>
      </w:pPr>
      <w:r>
        <w:rPr>
          <w:rFonts w:eastAsia="Times New Roman"/>
        </w:rPr>
        <w:t xml:space="preserve"> Tableau de bord « </w:t>
      </w:r>
      <w:r w:rsidR="00384C8A">
        <w:rPr>
          <w:rFonts w:eastAsia="Times New Roman"/>
        </w:rPr>
        <w:t>Rédacteur</w:t>
      </w:r>
      <w:r>
        <w:rPr>
          <w:rFonts w:eastAsia="Times New Roman"/>
        </w:rPr>
        <w:t xml:space="preserve"> de régime »</w:t>
      </w:r>
    </w:p>
    <w:p w14:paraId="40D4B295" w14:textId="77777777" w:rsidR="0081160D" w:rsidRDefault="0081160D" w:rsidP="004B066C">
      <w:pPr>
        <w:pStyle w:val="Corps"/>
        <w:ind w:left="-993"/>
      </w:pPr>
      <w:r w:rsidRPr="00D61FBC">
        <w:rPr>
          <w:noProof/>
          <w:lang w:eastAsia="fr-FR"/>
        </w:rPr>
        <w:drawing>
          <wp:inline distT="0" distB="0" distL="0" distR="0" wp14:anchorId="4469ED79" wp14:editId="2EC80A75">
            <wp:extent cx="6705620" cy="4168140"/>
            <wp:effectExtent l="0" t="0" r="0" b="381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25" cstate="print"/>
                    <a:srcRect/>
                    <a:stretch>
                      <a:fillRect/>
                    </a:stretch>
                  </pic:blipFill>
                  <pic:spPr bwMode="auto">
                    <a:xfrm>
                      <a:off x="0" y="0"/>
                      <a:ext cx="6712330" cy="4172311"/>
                    </a:xfrm>
                    <a:prstGeom prst="rect">
                      <a:avLst/>
                    </a:prstGeom>
                    <a:noFill/>
                    <a:ln w="9525">
                      <a:noFill/>
                      <a:miter lim="800000"/>
                      <a:headEnd/>
                      <a:tailEnd/>
                    </a:ln>
                  </pic:spPr>
                </pic:pic>
              </a:graphicData>
            </a:graphic>
          </wp:inline>
        </w:drawing>
      </w:r>
    </w:p>
    <w:p w14:paraId="3AD3DAF7" w14:textId="6494DEF1" w:rsidR="00384C8A" w:rsidRDefault="00AA71A0" w:rsidP="00384C8A">
      <w:pPr>
        <w:pStyle w:val="Titre44"/>
        <w:rPr>
          <w:rFonts w:eastAsia="Times New Roman"/>
        </w:rPr>
      </w:pPr>
      <w:r>
        <w:rPr>
          <w:rFonts w:eastAsia="Times New Roman"/>
        </w:rPr>
        <w:lastRenderedPageBreak/>
        <w:t xml:space="preserve"> </w:t>
      </w:r>
      <w:r w:rsidR="00384C8A">
        <w:rPr>
          <w:rFonts w:eastAsia="Times New Roman"/>
        </w:rPr>
        <w:t>Tableau de bord « Rédacteur de programme»</w:t>
      </w:r>
    </w:p>
    <w:p w14:paraId="6C841197" w14:textId="77777777" w:rsidR="00D61FBC" w:rsidRDefault="00D61FBC" w:rsidP="00D61FBC">
      <w:pPr>
        <w:pStyle w:val="Corps"/>
        <w:ind w:left="-993"/>
      </w:pPr>
      <w:r w:rsidRPr="00D61FBC">
        <w:rPr>
          <w:noProof/>
          <w:lang w:eastAsia="fr-FR"/>
        </w:rPr>
        <w:drawing>
          <wp:inline distT="0" distB="0" distL="0" distR="0" wp14:anchorId="4B45F9A1" wp14:editId="56866822">
            <wp:extent cx="6865514" cy="4267200"/>
            <wp:effectExtent l="0" t="0" r="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25" cstate="print"/>
                    <a:srcRect/>
                    <a:stretch>
                      <a:fillRect/>
                    </a:stretch>
                  </pic:blipFill>
                  <pic:spPr bwMode="auto">
                    <a:xfrm>
                      <a:off x="0" y="0"/>
                      <a:ext cx="6876987" cy="4274331"/>
                    </a:xfrm>
                    <a:prstGeom prst="rect">
                      <a:avLst/>
                    </a:prstGeom>
                    <a:noFill/>
                    <a:ln w="9525">
                      <a:noFill/>
                      <a:miter lim="800000"/>
                      <a:headEnd/>
                      <a:tailEnd/>
                    </a:ln>
                  </pic:spPr>
                </pic:pic>
              </a:graphicData>
            </a:graphic>
          </wp:inline>
        </w:drawing>
      </w:r>
    </w:p>
    <w:p w14:paraId="21A3C239" w14:textId="77777777" w:rsidR="00B80778" w:rsidRPr="00384C8A" w:rsidRDefault="00B80778" w:rsidP="00D61FBC">
      <w:pPr>
        <w:pStyle w:val="Corps"/>
        <w:ind w:left="-993"/>
      </w:pPr>
    </w:p>
    <w:p w14:paraId="225EBBA2" w14:textId="77777777" w:rsidR="0099573E" w:rsidRDefault="00E56607" w:rsidP="0099573E">
      <w:pPr>
        <w:pStyle w:val="Title3"/>
        <w:rPr>
          <w:rFonts w:eastAsia="Times New Roman"/>
        </w:rPr>
      </w:pPr>
      <w:bookmarkStart w:id="1401" w:name="_Toc485881192"/>
      <w:r>
        <w:rPr>
          <w:rFonts w:eastAsia="Times New Roman"/>
        </w:rPr>
        <w:t>Alerte archivage</w:t>
      </w:r>
      <w:bookmarkEnd w:id="1401"/>
    </w:p>
    <w:p w14:paraId="48B6F232" w14:textId="3E39AA6E" w:rsidR="001A3445" w:rsidRDefault="00AA71A0" w:rsidP="001A3445">
      <w:pPr>
        <w:pStyle w:val="Titre44"/>
      </w:pPr>
      <w:r>
        <w:t xml:space="preserve"> </w:t>
      </w:r>
      <w:r w:rsidR="001A3445">
        <w:t xml:space="preserve">Comportement souhaité </w:t>
      </w:r>
    </w:p>
    <w:p w14:paraId="4776755D" w14:textId="2D763438" w:rsidR="001A3445" w:rsidRDefault="001A3445" w:rsidP="001A3445">
      <w:pPr>
        <w:pStyle w:val="Corps"/>
      </w:pPr>
      <w:r>
        <w:t>Lors d’un changement de statut (archivage pour refus, archivage avec correction, programme en cours de correction …), une alerte apparait sur le tableau de bord du profil rédacteur de programme concerné. La suppression de cette alerte se fera de manière manuelle avec une sauvegarde à minima de la date de suppression.</w:t>
      </w:r>
    </w:p>
    <w:p w14:paraId="2750EECD" w14:textId="26814814" w:rsidR="0081632B" w:rsidRDefault="001A3445" w:rsidP="001A3445">
      <w:pPr>
        <w:pStyle w:val="Corps"/>
      </w:pPr>
      <w:r>
        <w:t>Cette alerte fait également l’objet d’une notification à destination du rédacteur ayant passé le «programme tir» du statut « en cours » au statut « à valider ».</w:t>
      </w:r>
    </w:p>
    <w:p w14:paraId="7B5A8048" w14:textId="77777777" w:rsidR="00C800C0" w:rsidRDefault="00C800C0" w:rsidP="001A3445">
      <w:pPr>
        <w:pStyle w:val="Corps"/>
      </w:pPr>
    </w:p>
    <w:p w14:paraId="454C007F" w14:textId="77777777" w:rsidR="00AA71A0" w:rsidRDefault="00AA71A0" w:rsidP="001A3445">
      <w:pPr>
        <w:pStyle w:val="Corps"/>
      </w:pPr>
    </w:p>
    <w:p w14:paraId="127D65BE" w14:textId="106F0191" w:rsidR="00C800C0" w:rsidRDefault="00C800C0" w:rsidP="001A3445">
      <w:pPr>
        <w:pStyle w:val="Corps"/>
      </w:pPr>
      <w:r>
        <w:lastRenderedPageBreak/>
        <w:t>Voici le diagramme de flux de changement statut :</w:t>
      </w:r>
    </w:p>
    <w:p w14:paraId="489BF4E5" w14:textId="77777777" w:rsidR="00C800C0" w:rsidRDefault="00C800C0" w:rsidP="00C800C0">
      <w:pPr>
        <w:pStyle w:val="Corps"/>
        <w:keepNext/>
        <w:jc w:val="center"/>
      </w:pPr>
      <w:r>
        <w:rPr>
          <w:noProof/>
        </w:rPr>
        <w:drawing>
          <wp:inline distT="0" distB="0" distL="0" distR="0" wp14:anchorId="24B0CA01" wp14:editId="740477DC">
            <wp:extent cx="4343400" cy="3301486"/>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telierWorkflow.PNG"/>
                    <pic:cNvPicPr/>
                  </pic:nvPicPr>
                  <pic:blipFill rotWithShape="1">
                    <a:blip r:embed="rId26">
                      <a:extLst>
                        <a:ext uri="{28A0092B-C50C-407E-A947-70E740481C1C}">
                          <a14:useLocalDpi xmlns:a14="http://schemas.microsoft.com/office/drawing/2010/main" val="0"/>
                        </a:ext>
                      </a:extLst>
                    </a:blip>
                    <a:srcRect l="6595" t="5485" r="9762" b="8353"/>
                    <a:stretch/>
                  </pic:blipFill>
                  <pic:spPr bwMode="auto">
                    <a:xfrm>
                      <a:off x="0" y="0"/>
                      <a:ext cx="4365937" cy="3318617"/>
                    </a:xfrm>
                    <a:prstGeom prst="rect">
                      <a:avLst/>
                    </a:prstGeom>
                    <a:ln>
                      <a:noFill/>
                    </a:ln>
                    <a:extLst>
                      <a:ext uri="{53640926-AAD7-44D8-BBD7-CCE9431645EC}">
                        <a14:shadowObscured xmlns:a14="http://schemas.microsoft.com/office/drawing/2010/main"/>
                      </a:ext>
                    </a:extLst>
                  </pic:spPr>
                </pic:pic>
              </a:graphicData>
            </a:graphic>
          </wp:inline>
        </w:drawing>
      </w:r>
    </w:p>
    <w:p w14:paraId="59F839A6" w14:textId="5F1EA8F5" w:rsidR="00C800C0" w:rsidRDefault="00C800C0" w:rsidP="00C800C0">
      <w:pPr>
        <w:pStyle w:val="Lgende"/>
        <w:jc w:val="center"/>
      </w:pPr>
      <w:r>
        <w:t xml:space="preserve">Figure </w:t>
      </w:r>
      <w:r>
        <w:fldChar w:fldCharType="begin"/>
      </w:r>
      <w:r>
        <w:instrText xml:space="preserve"> SEQ Figure \* ARABIC </w:instrText>
      </w:r>
      <w:r>
        <w:fldChar w:fldCharType="separate"/>
      </w:r>
      <w:r>
        <w:rPr>
          <w:noProof/>
        </w:rPr>
        <w:t>12</w:t>
      </w:r>
      <w:r>
        <w:fldChar w:fldCharType="end"/>
      </w:r>
      <w:r>
        <w:t xml:space="preserve"> Diagramme de flux changement de statut</w:t>
      </w:r>
    </w:p>
    <w:p w14:paraId="519B2DEC" w14:textId="5FA0BB1B" w:rsidR="001A3445" w:rsidRDefault="006838D4" w:rsidP="001A3445">
      <w:pPr>
        <w:pStyle w:val="Corps"/>
      </w:pPr>
      <w:r w:rsidRPr="006838D4">
        <w:t xml:space="preserve">Une fois le «programme tir» archivé (validé avec ou sans correction), il sera récupéré par le </w:t>
      </w:r>
      <w:r w:rsidR="002A381B">
        <w:t>DECST</w:t>
      </w:r>
      <w:r w:rsidRPr="006838D4">
        <w:t xml:space="preserve"> pour être dupliqué et transformé en régime de tir.</w:t>
      </w:r>
    </w:p>
    <w:p w14:paraId="66E5E3BF" w14:textId="77777777" w:rsidR="001D1396" w:rsidRDefault="001D1396" w:rsidP="001D1396">
      <w:pPr>
        <w:pStyle w:val="Titre44"/>
        <w:rPr>
          <w:rFonts w:eastAsia="Times New Roman"/>
        </w:rPr>
      </w:pPr>
      <w:r>
        <w:rPr>
          <w:rFonts w:eastAsia="Times New Roman"/>
        </w:rPr>
        <w:t xml:space="preserve"> Diagramme de classe</w:t>
      </w:r>
    </w:p>
    <w:p w14:paraId="1C5EF5D9" w14:textId="77777777" w:rsidR="0081632B" w:rsidRDefault="0081632B" w:rsidP="0081632B">
      <w:pPr>
        <w:pStyle w:val="Corps"/>
      </w:pPr>
    </w:p>
    <w:p w14:paraId="020A490C" w14:textId="77777777" w:rsidR="001D1396" w:rsidRDefault="0081632B" w:rsidP="001D1396">
      <w:pPr>
        <w:pStyle w:val="Titre44"/>
        <w:rPr>
          <w:rFonts w:eastAsia="Times New Roman"/>
        </w:rPr>
      </w:pPr>
      <w:r>
        <w:rPr>
          <w:rFonts w:eastAsia="Times New Roman"/>
        </w:rPr>
        <w:t xml:space="preserve"> Ecran</w:t>
      </w:r>
    </w:p>
    <w:p w14:paraId="5FA10236" w14:textId="77777777" w:rsidR="0081632B" w:rsidRDefault="0081632B" w:rsidP="00AA71A0">
      <w:pPr>
        <w:pStyle w:val="Corps"/>
        <w:ind w:left="-851"/>
      </w:pPr>
      <w:r w:rsidRPr="0081632B">
        <w:rPr>
          <w:noProof/>
          <w:lang w:eastAsia="fr-FR"/>
        </w:rPr>
        <w:drawing>
          <wp:inline distT="0" distB="0" distL="0" distR="0" wp14:anchorId="7D55C799" wp14:editId="5ED74452">
            <wp:extent cx="6821437" cy="2407920"/>
            <wp:effectExtent l="0" t="0" r="0" b="0"/>
            <wp:docPr id="1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pic:cNvPicPr>
                  </pic:nvPicPr>
                  <pic:blipFill>
                    <a:blip r:embed="rId27"/>
                    <a:stretch>
                      <a:fillRect/>
                    </a:stretch>
                  </pic:blipFill>
                  <pic:spPr>
                    <a:xfrm>
                      <a:off x="0" y="0"/>
                      <a:ext cx="6827531" cy="2410071"/>
                    </a:xfrm>
                    <a:prstGeom prst="rect">
                      <a:avLst/>
                    </a:prstGeom>
                  </pic:spPr>
                </pic:pic>
              </a:graphicData>
            </a:graphic>
          </wp:inline>
        </w:drawing>
      </w:r>
    </w:p>
    <w:p w14:paraId="3EDEBBF1" w14:textId="77777777" w:rsidR="0081632B" w:rsidRDefault="0081632B" w:rsidP="0081632B">
      <w:pPr>
        <w:pStyle w:val="Corps"/>
      </w:pPr>
    </w:p>
    <w:p w14:paraId="01DCF3BB" w14:textId="77777777" w:rsidR="006F76FC" w:rsidRPr="00B64F7C" w:rsidRDefault="006F76FC" w:rsidP="006F76FC">
      <w:pPr>
        <w:pStyle w:val="Title3"/>
        <w:rPr>
          <w:rFonts w:eastAsia="Times New Roman"/>
        </w:rPr>
      </w:pPr>
      <w:bookmarkStart w:id="1402" w:name="_Toc485881193"/>
      <w:r>
        <w:t xml:space="preserve">Historique de modification de </w:t>
      </w:r>
      <w:r w:rsidRPr="004779CF">
        <w:t>statut</w:t>
      </w:r>
      <w:bookmarkEnd w:id="1402"/>
    </w:p>
    <w:p w14:paraId="332A4489" w14:textId="654CE7E3" w:rsidR="00B64F7C" w:rsidRPr="007744B6" w:rsidRDefault="00B64F7C" w:rsidP="00B64F7C">
      <w:pPr>
        <w:pStyle w:val="Corps"/>
      </w:pPr>
      <w:r w:rsidRPr="00B64F7C">
        <w:t>Lorsqu’un «programme tir» change de statut, l’identification de l’utilisateur, la date et l’heure de modification est enregistrée et consultable.</w:t>
      </w:r>
    </w:p>
    <w:p w14:paraId="147F04FC" w14:textId="77777777" w:rsidR="007744B6" w:rsidRDefault="000C00EA" w:rsidP="00B64F7C">
      <w:pPr>
        <w:pStyle w:val="Corps"/>
        <w:ind w:left="-284"/>
        <w:jc w:val="center"/>
      </w:pPr>
      <w:r>
        <w:rPr>
          <w:noProof/>
          <w:lang w:eastAsia="fr-FR"/>
        </w:rPr>
        <w:drawing>
          <wp:inline distT="0" distB="0" distL="0" distR="0" wp14:anchorId="0364F4DB" wp14:editId="0F9B3C7C">
            <wp:extent cx="6350000" cy="1318228"/>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67388" cy="1321838"/>
                    </a:xfrm>
                    <a:prstGeom prst="rect">
                      <a:avLst/>
                    </a:prstGeom>
                  </pic:spPr>
                </pic:pic>
              </a:graphicData>
            </a:graphic>
          </wp:inline>
        </w:drawing>
      </w:r>
    </w:p>
    <w:p w14:paraId="236ABFFD" w14:textId="77777777" w:rsidR="0092679C" w:rsidRPr="003750D2" w:rsidRDefault="0092679C" w:rsidP="00B64F7C">
      <w:pPr>
        <w:pStyle w:val="Corps"/>
        <w:ind w:left="-284"/>
        <w:jc w:val="center"/>
      </w:pPr>
    </w:p>
    <w:p w14:paraId="67EEE5ED" w14:textId="77777777" w:rsidR="00751CC1" w:rsidRPr="0092679C" w:rsidRDefault="007744B6" w:rsidP="00751CC1">
      <w:pPr>
        <w:pStyle w:val="Title3"/>
        <w:rPr>
          <w:rFonts w:eastAsia="Times New Roman"/>
        </w:rPr>
      </w:pPr>
      <w:bookmarkStart w:id="1403" w:name="_Toc485881194"/>
      <w:r>
        <w:t>Gestion des documents</w:t>
      </w:r>
      <w:bookmarkEnd w:id="1403"/>
    </w:p>
    <w:p w14:paraId="31675E6E" w14:textId="77777777" w:rsidR="0092679C" w:rsidRDefault="0092679C" w:rsidP="0092679C">
      <w:pPr>
        <w:pStyle w:val="Corps"/>
      </w:pPr>
      <w:r w:rsidRPr="0092679C">
        <w:t>Cette fonctionnalité doit permettre de pouvoir visualiser, ajouter, et générer les différents documents d’un «programme tir», et de consulter l’historique de changement de statut, ainsi que les utilisateurs ayant opérés le changement.</w:t>
      </w:r>
    </w:p>
    <w:p w14:paraId="52F7B6A6" w14:textId="659E72F5" w:rsidR="007744B6" w:rsidRDefault="00C071ED" w:rsidP="0092679C">
      <w:pPr>
        <w:pStyle w:val="Corps"/>
        <w:rPr>
          <w:rFonts w:eastAsia="Times New Roman"/>
        </w:rPr>
      </w:pPr>
      <w:r>
        <w:rPr>
          <w:noProof/>
          <w:lang w:eastAsia="fr-FR"/>
        </w:rPr>
        <w:lastRenderedPageBreak/>
        <w:drawing>
          <wp:inline distT="0" distB="0" distL="0" distR="0" wp14:anchorId="789808A4" wp14:editId="43FC24CF">
            <wp:extent cx="5882640" cy="5387232"/>
            <wp:effectExtent l="0" t="0" r="3810" b="444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15630" cy="5417444"/>
                    </a:xfrm>
                    <a:prstGeom prst="rect">
                      <a:avLst/>
                    </a:prstGeom>
                  </pic:spPr>
                </pic:pic>
              </a:graphicData>
            </a:graphic>
          </wp:inline>
        </w:drawing>
      </w:r>
    </w:p>
    <w:p w14:paraId="0426DA52" w14:textId="77777777" w:rsidR="007744B6" w:rsidRDefault="007744B6" w:rsidP="007744B6">
      <w:pPr>
        <w:pStyle w:val="Corps"/>
      </w:pPr>
    </w:p>
    <w:p w14:paraId="6192315C" w14:textId="77777777" w:rsidR="000E2E82" w:rsidRDefault="000E2E82" w:rsidP="00413B4F">
      <w:pPr>
        <w:pStyle w:val="Title2"/>
        <w:rPr>
          <w:rFonts w:eastAsia="Times New Roman"/>
        </w:rPr>
      </w:pPr>
      <w:bookmarkStart w:id="1404" w:name="_Toc485881195"/>
      <w:r>
        <w:rPr>
          <w:rFonts w:eastAsia="Times New Roman"/>
        </w:rPr>
        <w:t>Tests de l’application</w:t>
      </w:r>
      <w:bookmarkEnd w:id="1404"/>
    </w:p>
    <w:p w14:paraId="783BB660" w14:textId="77777777" w:rsidR="0092679C" w:rsidRDefault="0092679C" w:rsidP="0092679C">
      <w:pPr>
        <w:pStyle w:val="Corps"/>
      </w:pPr>
      <w:r>
        <w:t>Cette mission faisait partie des phases de test de l’application. Elle consiste à créer de nouveaux scénarios de test pour tester les évolutions. Après, ces scénarios seront joués avec les anciens pour tester les nouveaux comportements mais aussi les régressions. Toutes les anomalies trouvées seront notées avec le plus de détails possibles. Ces anomalies seront aussi répertoriées selon leur gravité et leur priorité. En fin, elles seront assignées aux membres de l’équipe.</w:t>
      </w:r>
    </w:p>
    <w:p w14:paraId="79C973B7" w14:textId="25D08606" w:rsidR="0092679C" w:rsidRDefault="0092679C" w:rsidP="0092679C">
      <w:pPr>
        <w:pStyle w:val="Corps"/>
      </w:pPr>
      <w:r>
        <w:t xml:space="preserve">Il y a eu deux phases de test dans la réalisation du projet. La première phase de test était les tests d’intégration. Cette phase vient après la phase de développement. Une fois la phase de développement terminée, l’application sera déployée sur un environnement d’intégration. </w:t>
      </w:r>
      <w:r>
        <w:lastRenderedPageBreak/>
        <w:t>L’application sera testée sur cet environnement. La deuxième phase de test était les tests de validation. Cette phase vient après la correction des anomalies de la phase d’intégration. L’application sera déployée sur un environnement de validation pour effectuer ces tests.</w:t>
      </w:r>
    </w:p>
    <w:p w14:paraId="407C91C1" w14:textId="77777777" w:rsidR="00430CC3" w:rsidRDefault="00430CC3" w:rsidP="00413B4F">
      <w:pPr>
        <w:pStyle w:val="Title2"/>
        <w:rPr>
          <w:rFonts w:eastAsia="Times New Roman"/>
        </w:rPr>
      </w:pPr>
      <w:bookmarkStart w:id="1405" w:name="_Toc485881196"/>
      <w:r>
        <w:rPr>
          <w:rFonts w:eastAsia="Times New Roman"/>
        </w:rPr>
        <w:t>Corrections des anomalies</w:t>
      </w:r>
      <w:bookmarkEnd w:id="1405"/>
    </w:p>
    <w:p w14:paraId="1774D89F" w14:textId="413C8813" w:rsidR="0092679C" w:rsidRDefault="0092679C" w:rsidP="0092679C">
      <w:pPr>
        <w:pStyle w:val="Corps"/>
      </w:pPr>
      <w:r w:rsidRPr="0092679C">
        <w:t>Les corrections des anomalies viennent juste après chaque phase de test. Il y a trois phases de corrections d’anomalies. La première est la correction des anomalies trouvées pendant la phase de test d’intégration. La deuxième est la correction des anomalies trouvées pendant la phase de test de validation. Et la dernière est la correction des anomalies trouvées par le client pendant son test leur plateforme de recette.</w:t>
      </w:r>
    </w:p>
    <w:p w14:paraId="05F07235" w14:textId="77777777" w:rsidR="00D82D42" w:rsidRDefault="00D82D42" w:rsidP="00413B4F">
      <w:pPr>
        <w:pStyle w:val="Title2"/>
        <w:rPr>
          <w:rFonts w:eastAsia="Times New Roman"/>
        </w:rPr>
      </w:pPr>
      <w:bookmarkStart w:id="1406" w:name="_Toc485881197"/>
      <w:r>
        <w:rPr>
          <w:rFonts w:eastAsia="Times New Roman"/>
        </w:rPr>
        <w:t xml:space="preserve">Contraintes et problèmes </w:t>
      </w:r>
      <w:r w:rsidR="007D495F">
        <w:rPr>
          <w:rFonts w:eastAsia="Times New Roman"/>
        </w:rPr>
        <w:t>rencontrés</w:t>
      </w:r>
      <w:bookmarkEnd w:id="1406"/>
    </w:p>
    <w:p w14:paraId="745A0D9A" w14:textId="77777777" w:rsidR="0000672C" w:rsidRPr="0000672C" w:rsidRDefault="0000672C" w:rsidP="00D82D42">
      <w:pPr>
        <w:pStyle w:val="Title1"/>
      </w:pPr>
      <w:bookmarkStart w:id="1407" w:name="_Toc485881198"/>
      <w:r w:rsidRPr="0000672C">
        <w:t>Conclusions et perspectives</w:t>
      </w:r>
      <w:bookmarkEnd w:id="1407"/>
    </w:p>
    <w:p w14:paraId="3DC8CF8C" w14:textId="77777777" w:rsidR="003D7C71" w:rsidRDefault="003D7C71" w:rsidP="00545899">
      <w:pPr>
        <w:pStyle w:val="Paragraphedeliste"/>
      </w:pPr>
    </w:p>
    <w:sectPr w:rsidR="003D7C71">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8" w:author="DESNOYERS, Xavier" w:date="2017-06-21T14:30:00Z" w:initials="DX">
    <w:p w14:paraId="38B9B6AA" w14:textId="77777777" w:rsidR="002257B5" w:rsidRDefault="002257B5">
      <w:pPr>
        <w:pStyle w:val="Commentaire"/>
      </w:pPr>
      <w:r>
        <w:rPr>
          <w:rStyle w:val="Marquedecommentaire"/>
        </w:rPr>
        <w:annotationRef/>
      </w:r>
      <w:r>
        <w:t>Où est le sommaire ?</w:t>
      </w:r>
    </w:p>
  </w:comment>
  <w:comment w:id="37" w:author="DESNOYERS, Xavier" w:date="2017-06-21T14:30:00Z" w:initials="DX">
    <w:p w14:paraId="47A16515" w14:textId="77777777" w:rsidR="002257B5" w:rsidRDefault="002257B5">
      <w:pPr>
        <w:pStyle w:val="Commentaire"/>
      </w:pPr>
      <w:r>
        <w:rPr>
          <w:rStyle w:val="Marquedecommentaire"/>
        </w:rPr>
        <w:annotationRef/>
      </w:r>
      <w:r>
        <w:t xml:space="preserve">??? ce n’est pas le bon terme. Dit juste cluster SIG et détail après. </w:t>
      </w:r>
    </w:p>
  </w:comment>
  <w:comment w:id="50" w:author="DESNOYERS, Xavier" w:date="2017-06-21T14:37:00Z" w:initials="DX">
    <w:p w14:paraId="15AFC1DB" w14:textId="77777777" w:rsidR="002257B5" w:rsidRDefault="002257B5">
      <w:pPr>
        <w:pStyle w:val="Commentaire"/>
      </w:pPr>
      <w:r>
        <w:rPr>
          <w:rStyle w:val="Marquedecommentaire"/>
        </w:rPr>
        <w:annotationRef/>
      </w:r>
      <w:r>
        <w:t>A reformuler</w:t>
      </w:r>
    </w:p>
  </w:comment>
  <w:comment w:id="53" w:author="DESNOYERS, Xavier" w:date="2017-06-21T14:37:00Z" w:initials="DX">
    <w:p w14:paraId="12AC9F44" w14:textId="77777777" w:rsidR="002257B5" w:rsidRDefault="002257B5">
      <w:pPr>
        <w:pStyle w:val="Commentaire"/>
      </w:pPr>
      <w:r>
        <w:rPr>
          <w:rStyle w:val="Marquedecommentaire"/>
        </w:rPr>
        <w:annotationRef/>
      </w:r>
      <w:r>
        <w:t>Pas vendeur</w:t>
      </w:r>
    </w:p>
  </w:comment>
  <w:comment w:id="72" w:author="DESNOYERS, Xavier" w:date="2017-06-21T14:39:00Z" w:initials="DX">
    <w:p w14:paraId="0366A9BB" w14:textId="77777777" w:rsidR="002257B5" w:rsidRDefault="002257B5">
      <w:pPr>
        <w:pStyle w:val="Commentaire"/>
      </w:pPr>
      <w:r>
        <w:rPr>
          <w:rStyle w:val="Marquedecommentaire"/>
        </w:rPr>
        <w:annotationRef/>
      </w:r>
      <w:r>
        <w:t>Je pense que ta présentation du groupe n’est pas à jour. A tu demandé aux RH les informations récentes ?</w:t>
      </w:r>
    </w:p>
  </w:comment>
  <w:comment w:id="86" w:author="DESNOYERS, Xavier" w:date="2017-06-21T14:39:00Z" w:initials="DX">
    <w:p w14:paraId="148A1CFD" w14:textId="77777777" w:rsidR="002257B5" w:rsidRDefault="002257B5">
      <w:pPr>
        <w:pStyle w:val="Commentaire"/>
      </w:pPr>
      <w:r>
        <w:rPr>
          <w:rStyle w:val="Marquedecommentaire"/>
        </w:rPr>
        <w:annotationRef/>
      </w:r>
      <w:r>
        <w:t>Le graphe date de 2015 c’est normal ?</w:t>
      </w:r>
    </w:p>
    <w:p w14:paraId="3F5BF5B1" w14:textId="77777777" w:rsidR="002257B5" w:rsidRDefault="002257B5">
      <w:pPr>
        <w:pStyle w:val="Commentaire"/>
      </w:pPr>
    </w:p>
    <w:p w14:paraId="1186D647" w14:textId="77777777" w:rsidR="002257B5" w:rsidRDefault="002257B5">
      <w:pPr>
        <w:pStyle w:val="Commentaire"/>
      </w:pPr>
    </w:p>
    <w:p w14:paraId="45ED57B3" w14:textId="7598651E" w:rsidR="002257B5" w:rsidRDefault="002257B5">
      <w:pPr>
        <w:pStyle w:val="Commentaire"/>
      </w:pPr>
      <w:r>
        <w:t>Je vais le comparer avec celui de l’RH</w:t>
      </w:r>
    </w:p>
  </w:comment>
  <w:comment w:id="92" w:author="DESNOYERS, Xavier" w:date="2017-06-21T14:41:00Z" w:initials="DX">
    <w:p w14:paraId="7CD71664" w14:textId="77777777" w:rsidR="002257B5" w:rsidRDefault="002257B5">
      <w:pPr>
        <w:pStyle w:val="Commentaire"/>
      </w:pPr>
      <w:r>
        <w:rPr>
          <w:rStyle w:val="Marquedecommentaire"/>
        </w:rPr>
        <w:annotationRef/>
      </w:r>
      <w:r>
        <w:t>Ce n’est pas plus vieux ?</w:t>
      </w:r>
    </w:p>
    <w:p w14:paraId="6282E7CC" w14:textId="77777777" w:rsidR="002257B5" w:rsidRDefault="002257B5">
      <w:pPr>
        <w:pStyle w:val="Commentaire"/>
      </w:pPr>
    </w:p>
  </w:comment>
  <w:comment w:id="114" w:author="DESNOYERS, Xavier" w:date="2017-06-21T14:44:00Z" w:initials="DX">
    <w:p w14:paraId="5303657C" w14:textId="77777777" w:rsidR="002257B5" w:rsidRDefault="002257B5">
      <w:pPr>
        <w:pStyle w:val="Commentaire"/>
      </w:pPr>
      <w:r>
        <w:rPr>
          <w:rStyle w:val="Marquedecommentaire"/>
        </w:rPr>
        <w:annotationRef/>
      </w:r>
      <w:r>
        <w:t>Un peu trop en vision client. Il faut prendre la vision cap. DU genre le DECST a fait appel à Capgemini en 2014 pour réaliser un produit qui les aide à créer et gérer les régimes de tir.</w:t>
      </w:r>
    </w:p>
  </w:comment>
  <w:comment w:id="121" w:author="DESNOYERS, Xavier" w:date="2017-06-21T14:48:00Z" w:initials="DX">
    <w:p w14:paraId="445920DC" w14:textId="77777777" w:rsidR="002257B5" w:rsidRDefault="002257B5">
      <w:pPr>
        <w:pStyle w:val="Commentaire"/>
      </w:pPr>
      <w:r>
        <w:rPr>
          <w:rStyle w:val="Marquedecommentaire"/>
        </w:rPr>
        <w:annotationRef/>
      </w:r>
      <w:r>
        <w:t>C’est quoi un ESID ??? Il faut que tu décrives</w:t>
      </w:r>
    </w:p>
    <w:p w14:paraId="2A4E7775" w14:textId="77777777" w:rsidR="002257B5" w:rsidRDefault="002257B5">
      <w:pPr>
        <w:pStyle w:val="Commentaire"/>
      </w:pPr>
    </w:p>
  </w:comment>
  <w:comment w:id="138" w:author="DESNOYERS, Xavier" w:date="2017-06-21T14:50:00Z" w:initials="DX">
    <w:p w14:paraId="1F498DAF" w14:textId="77777777" w:rsidR="002257B5" w:rsidRDefault="002257B5">
      <w:pPr>
        <w:pStyle w:val="Commentaire"/>
      </w:pPr>
      <w:r>
        <w:rPr>
          <w:rStyle w:val="Marquedecommentaire"/>
        </w:rPr>
        <w:annotationRef/>
      </w:r>
      <w:r>
        <w:t>Attention la trasnmission de document papier sera toujours effectuée mais le transfert machine permettra d’accélerer la prise en compte</w:t>
      </w:r>
    </w:p>
  </w:comment>
  <w:comment w:id="353" w:author="DESNOYERS, Xavier" w:date="2017-06-21T14:52:00Z" w:initials="DX">
    <w:p w14:paraId="63CD45AB" w14:textId="77777777" w:rsidR="002257B5" w:rsidRDefault="002257B5">
      <w:pPr>
        <w:pStyle w:val="Commentaire"/>
      </w:pPr>
      <w:r>
        <w:rPr>
          <w:rStyle w:val="Marquedecommentaire"/>
        </w:rPr>
        <w:annotationRef/>
      </w:r>
      <w:r>
        <w:t>Pas vraiment. A vérifier mais il me semble que le runtime 100 est dév en Java FX mais on pourrait le faire fonctionner en Swing.</w:t>
      </w:r>
    </w:p>
  </w:comment>
  <w:comment w:id="355" w:author="DESNOYERS, Xavier" w:date="2017-06-21T14:53:00Z" w:initials="DX">
    <w:p w14:paraId="54F69BD1" w14:textId="77777777" w:rsidR="002257B5" w:rsidRDefault="002257B5">
      <w:pPr>
        <w:pStyle w:val="Commentaire"/>
      </w:pPr>
      <w:r>
        <w:rPr>
          <w:rStyle w:val="Marquedecommentaire"/>
        </w:rPr>
        <w:annotationRef/>
      </w:r>
      <w:r>
        <w:t>Qu’est ce que c’est qu’ArcGIS ?</w:t>
      </w:r>
    </w:p>
  </w:comment>
  <w:comment w:id="873" w:author="DESNOYERS, Xavier" w:date="2017-06-21T14:54:00Z" w:initials="DX">
    <w:p w14:paraId="13C493F2" w14:textId="77777777" w:rsidR="002257B5" w:rsidRDefault="002257B5">
      <w:pPr>
        <w:pStyle w:val="Commentaire"/>
      </w:pPr>
      <w:r>
        <w:rPr>
          <w:rStyle w:val="Marquedecommentaire"/>
        </w:rPr>
        <w:annotationRef/>
      </w:r>
      <w:r>
        <w:t>Actuellement sert ne permet de réaliser que des régime de tir. Les evolutions doivent permettre la réalisation de programmes de tir qui pourront être convertis en régime si ils sont validées par le DECST.</w:t>
      </w:r>
    </w:p>
    <w:p w14:paraId="776C576B" w14:textId="77777777" w:rsidR="002257B5" w:rsidRDefault="002257B5">
      <w:pPr>
        <w:pStyle w:val="Commentaire"/>
      </w:pPr>
      <w:r>
        <w:t>L’autre évolution majeure et l’ouverture à de nouveau utilisateurs, les ESID qui doivent avoir des droits restreints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8B9B6AA" w15:done="0"/>
  <w15:commentEx w15:paraId="47A16515" w15:done="0"/>
  <w15:commentEx w15:paraId="15AFC1DB" w15:done="0"/>
  <w15:commentEx w15:paraId="12AC9F44" w15:done="0"/>
  <w15:commentEx w15:paraId="0366A9BB" w15:done="0"/>
  <w15:commentEx w15:paraId="45ED57B3" w15:done="0"/>
  <w15:commentEx w15:paraId="6282E7CC" w15:done="0"/>
  <w15:commentEx w15:paraId="5303657C" w15:done="0"/>
  <w15:commentEx w15:paraId="2A4E7775" w15:done="0"/>
  <w15:commentEx w15:paraId="1F498DAF" w15:done="0"/>
  <w15:commentEx w15:paraId="63CD45AB" w15:done="0"/>
  <w15:commentEx w15:paraId="54F69BD1" w15:done="0"/>
  <w15:commentEx w15:paraId="776C576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Lucida Sans Unicode">
    <w:panose1 w:val="020B0602030504020204"/>
    <w:charset w:val="00"/>
    <w:family w:val="swiss"/>
    <w:pitch w:val="variable"/>
    <w:sig w:usb0="80000AFF" w:usb1="0000396B" w:usb2="00000000" w:usb3="00000000" w:csb0="000000BF" w:csb1="00000000"/>
  </w:font>
  <w:font w:name="SFBX1200">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29506B"/>
    <w:multiLevelType w:val="hybridMultilevel"/>
    <w:tmpl w:val="B962730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BE2652"/>
    <w:multiLevelType w:val="hybridMultilevel"/>
    <w:tmpl w:val="B522865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A36750"/>
    <w:multiLevelType w:val="hybridMultilevel"/>
    <w:tmpl w:val="FF0C320C"/>
    <w:lvl w:ilvl="0" w:tplc="9288EE92">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CF16D4"/>
    <w:multiLevelType w:val="hybridMultilevel"/>
    <w:tmpl w:val="FEB890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3136506"/>
    <w:multiLevelType w:val="multilevel"/>
    <w:tmpl w:val="A8B8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02C3F"/>
    <w:multiLevelType w:val="hybridMultilevel"/>
    <w:tmpl w:val="CD2EDE3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66B3804"/>
    <w:multiLevelType w:val="hybridMultilevel"/>
    <w:tmpl w:val="557007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BB5319E"/>
    <w:multiLevelType w:val="hybridMultilevel"/>
    <w:tmpl w:val="A4302F2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CEC42A2"/>
    <w:multiLevelType w:val="hybridMultilevel"/>
    <w:tmpl w:val="941A5426"/>
    <w:lvl w:ilvl="0" w:tplc="8F1EEDE2">
      <w:start w:val="1"/>
      <w:numFmt w:val="upp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1E0C6004"/>
    <w:multiLevelType w:val="hybridMultilevel"/>
    <w:tmpl w:val="AED465C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1C64F16"/>
    <w:multiLevelType w:val="hybridMultilevel"/>
    <w:tmpl w:val="458A4C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2070EF3"/>
    <w:multiLevelType w:val="hybridMultilevel"/>
    <w:tmpl w:val="464E9F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6775E0C"/>
    <w:multiLevelType w:val="hybridMultilevel"/>
    <w:tmpl w:val="6596AF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952709C"/>
    <w:multiLevelType w:val="hybridMultilevel"/>
    <w:tmpl w:val="C8D4EAB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C5447D3"/>
    <w:multiLevelType w:val="hybridMultilevel"/>
    <w:tmpl w:val="6A4EA53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1135E6A"/>
    <w:multiLevelType w:val="hybridMultilevel"/>
    <w:tmpl w:val="C40EE0D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1501857"/>
    <w:multiLevelType w:val="hybridMultilevel"/>
    <w:tmpl w:val="F67ECEC8"/>
    <w:lvl w:ilvl="0" w:tplc="89B8DD84">
      <w:start w:val="4"/>
      <w:numFmt w:val="bullet"/>
      <w:lvlText w:val=""/>
      <w:lvlJc w:val="left"/>
      <w:pPr>
        <w:ind w:left="720" w:hanging="360"/>
      </w:pPr>
      <w:rPr>
        <w:rFonts w:ascii="Wingdings" w:eastAsia="Calibri"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576414A"/>
    <w:multiLevelType w:val="hybridMultilevel"/>
    <w:tmpl w:val="2FF07512"/>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8" w15:restartNumberingAfterBreak="0">
    <w:nsid w:val="37E16619"/>
    <w:multiLevelType w:val="hybridMultilevel"/>
    <w:tmpl w:val="DD3000B2"/>
    <w:lvl w:ilvl="0" w:tplc="7EDAF6BA">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D1B709D"/>
    <w:multiLevelType w:val="hybridMultilevel"/>
    <w:tmpl w:val="136A1F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FC06CBF"/>
    <w:multiLevelType w:val="hybridMultilevel"/>
    <w:tmpl w:val="45C621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5422CC1"/>
    <w:multiLevelType w:val="hybridMultilevel"/>
    <w:tmpl w:val="49BC24EE"/>
    <w:lvl w:ilvl="0" w:tplc="57B4F9C6">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67A01A8"/>
    <w:multiLevelType w:val="hybridMultilevel"/>
    <w:tmpl w:val="8AFC68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C6516D1"/>
    <w:multiLevelType w:val="multilevel"/>
    <w:tmpl w:val="BE8EBF50"/>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start w:val="1"/>
      <w:numFmt w:val="lowerLetter"/>
      <w:lvlText w:val="%3)"/>
      <w:lvlJc w:val="left"/>
      <w:pPr>
        <w:ind w:left="2160" w:hanging="360"/>
      </w:pPr>
      <w:rPr>
        <w:rFonts w:hint="default"/>
      </w:r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Trebuchet MS" w:eastAsia="Times New Roman" w:hAnsi="Trebuchet MS" w:cs="Times New Roman" w:hint="default"/>
      </w:r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513073"/>
    <w:multiLevelType w:val="hybridMultilevel"/>
    <w:tmpl w:val="E866515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92820C8"/>
    <w:multiLevelType w:val="hybridMultilevel"/>
    <w:tmpl w:val="094C26E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EB33499"/>
    <w:multiLevelType w:val="multilevel"/>
    <w:tmpl w:val="B9D4B486"/>
    <w:lvl w:ilvl="0">
      <w:start w:val="1"/>
      <w:numFmt w:val="decimal"/>
      <w:lvlText w:val="%1."/>
      <w:lvlJc w:val="left"/>
      <w:pPr>
        <w:ind w:left="360" w:hanging="360"/>
      </w:pPr>
      <w:rPr>
        <w:rFonts w:hint="default"/>
      </w:rPr>
    </w:lvl>
    <w:lvl w:ilvl="1">
      <w:start w:val="1"/>
      <w:numFmt w:val="decimal"/>
      <w:isLgl/>
      <w:lvlText w:val="%1.%2"/>
      <w:lvlJc w:val="left"/>
      <w:pPr>
        <w:tabs>
          <w:tab w:val="num" w:pos="1134"/>
        </w:tabs>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9425F6F"/>
    <w:multiLevelType w:val="hybridMultilevel"/>
    <w:tmpl w:val="D862A6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9CC72A0"/>
    <w:multiLevelType w:val="hybridMultilevel"/>
    <w:tmpl w:val="808282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64803CB"/>
    <w:multiLevelType w:val="hybridMultilevel"/>
    <w:tmpl w:val="F21810E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7DA3655"/>
    <w:multiLevelType w:val="hybridMultilevel"/>
    <w:tmpl w:val="4D342F54"/>
    <w:lvl w:ilvl="0" w:tplc="040C000B">
      <w:start w:val="1"/>
      <w:numFmt w:val="bullet"/>
      <w:lvlText w:val=""/>
      <w:lvlJc w:val="left"/>
      <w:pPr>
        <w:ind w:left="720" w:hanging="360"/>
      </w:pPr>
      <w:rPr>
        <w:rFonts w:ascii="Wingdings" w:hAnsi="Wingdings" w:hint="default"/>
      </w:rPr>
    </w:lvl>
    <w:lvl w:ilvl="1" w:tplc="EFAAFAC2">
      <w:numFmt w:val="bullet"/>
      <w:lvlText w:val="•"/>
      <w:lvlJc w:val="left"/>
      <w:pPr>
        <w:ind w:left="1788" w:hanging="708"/>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8896DF1"/>
    <w:multiLevelType w:val="hybridMultilevel"/>
    <w:tmpl w:val="2F38BF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B0C3B64"/>
    <w:multiLevelType w:val="multilevel"/>
    <w:tmpl w:val="EB9A1150"/>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start w:val="1"/>
      <w:numFmt w:val="lowerLetter"/>
      <w:lvlText w:val="%3)"/>
      <w:lvlJc w:val="left"/>
      <w:pPr>
        <w:ind w:left="2160" w:hanging="360"/>
      </w:pPr>
      <w:rPr>
        <w:rFonts w:hint="default"/>
      </w:r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Trebuchet MS" w:eastAsia="Times New Roman" w:hAnsi="Trebuchet MS" w:cs="Times New Roman" w:hint="default"/>
      </w:rPr>
    </w:lvl>
    <w:lvl w:ilvl="5">
      <w:start w:val="1"/>
      <w:numFmt w:val="bullet"/>
      <w:lvlText w:val="o"/>
      <w:lvlJc w:val="left"/>
      <w:pPr>
        <w:tabs>
          <w:tab w:val="num" w:pos="4320"/>
        </w:tabs>
        <w:ind w:left="4320" w:hanging="360"/>
      </w:pPr>
      <w:rPr>
        <w:rFonts w:ascii="Courier New" w:hAnsi="Courier New" w:cs="Courier New" w:hint="default"/>
      </w:r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CA1205"/>
    <w:multiLevelType w:val="multilevel"/>
    <w:tmpl w:val="D30C06BE"/>
    <w:lvl w:ilvl="0">
      <w:start w:val="1"/>
      <w:numFmt w:val="decimal"/>
      <w:pStyle w:val="Title1"/>
      <w:lvlText w:val="%1."/>
      <w:lvlJc w:val="left"/>
      <w:pPr>
        <w:ind w:left="720" w:hanging="360"/>
      </w:pPr>
      <w:rPr>
        <w:rFonts w:hint="default"/>
        <w:color w:val="auto"/>
      </w:rPr>
    </w:lvl>
    <w:lvl w:ilvl="1">
      <w:start w:val="1"/>
      <w:numFmt w:val="decimal"/>
      <w:pStyle w:val="Title2"/>
      <w:isLgl/>
      <w:lvlText w:val="%1.%2"/>
      <w:lvlJc w:val="left"/>
      <w:pPr>
        <w:ind w:left="744" w:hanging="384"/>
      </w:pPr>
      <w:rPr>
        <w:rFonts w:hint="default"/>
      </w:rPr>
    </w:lvl>
    <w:lvl w:ilvl="2">
      <w:start w:val="1"/>
      <w:numFmt w:val="decimal"/>
      <w:pStyle w:val="Title3"/>
      <w:isLgl/>
      <w:lvlText w:val="%1.%2.%3"/>
      <w:lvlJc w:val="left"/>
      <w:pPr>
        <w:ind w:left="1080" w:hanging="720"/>
      </w:pPr>
      <w:rPr>
        <w:rFonts w:hint="default"/>
      </w:rPr>
    </w:lvl>
    <w:lvl w:ilvl="3">
      <w:start w:val="1"/>
      <w:numFmt w:val="decimal"/>
      <w:pStyle w:val="Titre44"/>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32"/>
  </w:num>
  <w:num w:numId="2">
    <w:abstractNumId w:val="4"/>
  </w:num>
  <w:num w:numId="3">
    <w:abstractNumId w:val="8"/>
  </w:num>
  <w:num w:numId="4">
    <w:abstractNumId w:val="33"/>
  </w:num>
  <w:num w:numId="5">
    <w:abstractNumId w:val="10"/>
  </w:num>
  <w:num w:numId="6">
    <w:abstractNumId w:val="23"/>
  </w:num>
  <w:num w:numId="7">
    <w:abstractNumId w:val="26"/>
  </w:num>
  <w:num w:numId="8">
    <w:abstractNumId w:val="2"/>
  </w:num>
  <w:num w:numId="9">
    <w:abstractNumId w:val="18"/>
  </w:num>
  <w:num w:numId="10">
    <w:abstractNumId w:val="11"/>
  </w:num>
  <w:num w:numId="11">
    <w:abstractNumId w:val="9"/>
  </w:num>
  <w:num w:numId="12">
    <w:abstractNumId w:val="21"/>
  </w:num>
  <w:num w:numId="13">
    <w:abstractNumId w:val="14"/>
  </w:num>
  <w:num w:numId="14">
    <w:abstractNumId w:val="5"/>
  </w:num>
  <w:num w:numId="15">
    <w:abstractNumId w:val="13"/>
  </w:num>
  <w:num w:numId="1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0"/>
  </w:num>
  <w:num w:numId="18">
    <w:abstractNumId w:val="12"/>
  </w:num>
  <w:num w:numId="19">
    <w:abstractNumId w:val="19"/>
  </w:num>
  <w:num w:numId="20">
    <w:abstractNumId w:val="29"/>
  </w:num>
  <w:num w:numId="21">
    <w:abstractNumId w:val="25"/>
  </w:num>
  <w:num w:numId="22">
    <w:abstractNumId w:val="22"/>
  </w:num>
  <w:num w:numId="23">
    <w:abstractNumId w:val="27"/>
  </w:num>
  <w:num w:numId="24">
    <w:abstractNumId w:val="31"/>
  </w:num>
  <w:num w:numId="25">
    <w:abstractNumId w:val="3"/>
  </w:num>
  <w:num w:numId="26">
    <w:abstractNumId w:val="28"/>
  </w:num>
  <w:num w:numId="27">
    <w:abstractNumId w:val="20"/>
  </w:num>
  <w:num w:numId="28">
    <w:abstractNumId w:val="24"/>
  </w:num>
  <w:num w:numId="29">
    <w:abstractNumId w:val="7"/>
  </w:num>
  <w:num w:numId="30">
    <w:abstractNumId w:val="6"/>
  </w:num>
  <w:num w:numId="31">
    <w:abstractNumId w:val="17"/>
  </w:num>
  <w:num w:numId="3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num>
  <w:num w:numId="34">
    <w:abstractNumId w:val="15"/>
  </w:num>
  <w:num w:numId="35">
    <w:abstractNumId w:val="0"/>
  </w:num>
  <w:num w:numId="3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ANDRIAMAHARAVOMANANA, Tantely">
    <w15:presenceInfo w15:providerId="AD" w15:userId="S-1-5-21-1531082355-734649621-3782574898-2694954"/>
  </w15:person>
  <w15:person w15:author="DESNOYERS, Xavier">
    <w15:presenceInfo w15:providerId="AD" w15:userId="S-1-5-21-1531082355-734649621-3782574898-15111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fr-FR" w:vendorID="64" w:dllVersion="131078" w:nlCheck="1" w:checkStyle="0"/>
  <w:activeWritingStyle w:appName="MSWord" w:lang="en-GB" w:vendorID="64" w:dllVersion="131078" w:nlCheck="1" w:checkStyle="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72C"/>
    <w:rsid w:val="0000020B"/>
    <w:rsid w:val="0000672C"/>
    <w:rsid w:val="00007D81"/>
    <w:rsid w:val="00011179"/>
    <w:rsid w:val="00015060"/>
    <w:rsid w:val="00017E4C"/>
    <w:rsid w:val="00021D4E"/>
    <w:rsid w:val="00025077"/>
    <w:rsid w:val="00036052"/>
    <w:rsid w:val="00036D06"/>
    <w:rsid w:val="0004281F"/>
    <w:rsid w:val="00043664"/>
    <w:rsid w:val="00043E52"/>
    <w:rsid w:val="0004447C"/>
    <w:rsid w:val="00046024"/>
    <w:rsid w:val="00046D86"/>
    <w:rsid w:val="000473FC"/>
    <w:rsid w:val="00050343"/>
    <w:rsid w:val="000504B7"/>
    <w:rsid w:val="00050581"/>
    <w:rsid w:val="00053E04"/>
    <w:rsid w:val="0005768F"/>
    <w:rsid w:val="00063412"/>
    <w:rsid w:val="000642BB"/>
    <w:rsid w:val="000652C2"/>
    <w:rsid w:val="00074C91"/>
    <w:rsid w:val="00076780"/>
    <w:rsid w:val="000818A6"/>
    <w:rsid w:val="00087522"/>
    <w:rsid w:val="00093167"/>
    <w:rsid w:val="000A0085"/>
    <w:rsid w:val="000A16BE"/>
    <w:rsid w:val="000A2B30"/>
    <w:rsid w:val="000A332A"/>
    <w:rsid w:val="000A6105"/>
    <w:rsid w:val="000B383D"/>
    <w:rsid w:val="000B47F1"/>
    <w:rsid w:val="000B5D4B"/>
    <w:rsid w:val="000B7D16"/>
    <w:rsid w:val="000C00EA"/>
    <w:rsid w:val="000C2A8D"/>
    <w:rsid w:val="000C5BA2"/>
    <w:rsid w:val="000C6DC5"/>
    <w:rsid w:val="000D75F8"/>
    <w:rsid w:val="000E04B9"/>
    <w:rsid w:val="000E1E41"/>
    <w:rsid w:val="000E2E82"/>
    <w:rsid w:val="000F03D6"/>
    <w:rsid w:val="000F0C0C"/>
    <w:rsid w:val="001008C8"/>
    <w:rsid w:val="00105F45"/>
    <w:rsid w:val="00106A56"/>
    <w:rsid w:val="00117912"/>
    <w:rsid w:val="0012075F"/>
    <w:rsid w:val="00125B45"/>
    <w:rsid w:val="0012643D"/>
    <w:rsid w:val="00130B19"/>
    <w:rsid w:val="00140DDB"/>
    <w:rsid w:val="0014402A"/>
    <w:rsid w:val="00147E6A"/>
    <w:rsid w:val="00152EEF"/>
    <w:rsid w:val="00155BF7"/>
    <w:rsid w:val="00160160"/>
    <w:rsid w:val="00163137"/>
    <w:rsid w:val="0016463F"/>
    <w:rsid w:val="00164873"/>
    <w:rsid w:val="00171313"/>
    <w:rsid w:val="001927C0"/>
    <w:rsid w:val="00192885"/>
    <w:rsid w:val="001969D5"/>
    <w:rsid w:val="00196A76"/>
    <w:rsid w:val="001A3445"/>
    <w:rsid w:val="001A3C01"/>
    <w:rsid w:val="001B4131"/>
    <w:rsid w:val="001B467B"/>
    <w:rsid w:val="001B4C05"/>
    <w:rsid w:val="001B64B5"/>
    <w:rsid w:val="001B6D59"/>
    <w:rsid w:val="001C214C"/>
    <w:rsid w:val="001C48EC"/>
    <w:rsid w:val="001D1396"/>
    <w:rsid w:val="001D16E3"/>
    <w:rsid w:val="001D1EAF"/>
    <w:rsid w:val="001D42EF"/>
    <w:rsid w:val="001D58FC"/>
    <w:rsid w:val="001D7F48"/>
    <w:rsid w:val="001E021F"/>
    <w:rsid w:val="001E17B5"/>
    <w:rsid w:val="001E6B14"/>
    <w:rsid w:val="001F0F42"/>
    <w:rsid w:val="001F25F6"/>
    <w:rsid w:val="002045E3"/>
    <w:rsid w:val="00211690"/>
    <w:rsid w:val="002144FD"/>
    <w:rsid w:val="0021456E"/>
    <w:rsid w:val="00214FD0"/>
    <w:rsid w:val="00216DD1"/>
    <w:rsid w:val="00224964"/>
    <w:rsid w:val="002257B5"/>
    <w:rsid w:val="00225D91"/>
    <w:rsid w:val="00237213"/>
    <w:rsid w:val="00242F6F"/>
    <w:rsid w:val="002471F3"/>
    <w:rsid w:val="00255605"/>
    <w:rsid w:val="00260391"/>
    <w:rsid w:val="00264399"/>
    <w:rsid w:val="00270B9B"/>
    <w:rsid w:val="002726C4"/>
    <w:rsid w:val="00273344"/>
    <w:rsid w:val="002754B6"/>
    <w:rsid w:val="00292D15"/>
    <w:rsid w:val="002931C4"/>
    <w:rsid w:val="002934F1"/>
    <w:rsid w:val="0029455E"/>
    <w:rsid w:val="002A211E"/>
    <w:rsid w:val="002A381B"/>
    <w:rsid w:val="002A3EAE"/>
    <w:rsid w:val="002B36E4"/>
    <w:rsid w:val="002C0639"/>
    <w:rsid w:val="002C52E3"/>
    <w:rsid w:val="002C58E8"/>
    <w:rsid w:val="002D184F"/>
    <w:rsid w:val="002D629E"/>
    <w:rsid w:val="002E0097"/>
    <w:rsid w:val="002E101A"/>
    <w:rsid w:val="002E7406"/>
    <w:rsid w:val="002F6D33"/>
    <w:rsid w:val="00300518"/>
    <w:rsid w:val="003015D3"/>
    <w:rsid w:val="00311D6C"/>
    <w:rsid w:val="003122FA"/>
    <w:rsid w:val="0031412C"/>
    <w:rsid w:val="003176F9"/>
    <w:rsid w:val="00324A16"/>
    <w:rsid w:val="00330E7E"/>
    <w:rsid w:val="003377D0"/>
    <w:rsid w:val="0034100D"/>
    <w:rsid w:val="00343E13"/>
    <w:rsid w:val="003444CA"/>
    <w:rsid w:val="0035028A"/>
    <w:rsid w:val="00351BC4"/>
    <w:rsid w:val="00363D17"/>
    <w:rsid w:val="00363FB3"/>
    <w:rsid w:val="00365862"/>
    <w:rsid w:val="00370F63"/>
    <w:rsid w:val="00371383"/>
    <w:rsid w:val="00372818"/>
    <w:rsid w:val="003750D2"/>
    <w:rsid w:val="003811D7"/>
    <w:rsid w:val="00384C8A"/>
    <w:rsid w:val="00385CEF"/>
    <w:rsid w:val="0039175E"/>
    <w:rsid w:val="00395EEC"/>
    <w:rsid w:val="003B2E2E"/>
    <w:rsid w:val="003C4E12"/>
    <w:rsid w:val="003D0B66"/>
    <w:rsid w:val="003D43FD"/>
    <w:rsid w:val="003D5688"/>
    <w:rsid w:val="003D7C71"/>
    <w:rsid w:val="003E5838"/>
    <w:rsid w:val="003F46B4"/>
    <w:rsid w:val="004002CE"/>
    <w:rsid w:val="00401896"/>
    <w:rsid w:val="00413001"/>
    <w:rsid w:val="00413B4F"/>
    <w:rsid w:val="004202DE"/>
    <w:rsid w:val="004203C0"/>
    <w:rsid w:val="00420C3F"/>
    <w:rsid w:val="00421DF8"/>
    <w:rsid w:val="00430CC3"/>
    <w:rsid w:val="004329F0"/>
    <w:rsid w:val="0044189B"/>
    <w:rsid w:val="00444CBF"/>
    <w:rsid w:val="00453D66"/>
    <w:rsid w:val="00477F0E"/>
    <w:rsid w:val="00481FF1"/>
    <w:rsid w:val="00491542"/>
    <w:rsid w:val="0049401A"/>
    <w:rsid w:val="004A355B"/>
    <w:rsid w:val="004A4236"/>
    <w:rsid w:val="004B066C"/>
    <w:rsid w:val="004B4A98"/>
    <w:rsid w:val="004D7BC6"/>
    <w:rsid w:val="004E2383"/>
    <w:rsid w:val="004E5C59"/>
    <w:rsid w:val="004E648E"/>
    <w:rsid w:val="004F6CA1"/>
    <w:rsid w:val="004F7150"/>
    <w:rsid w:val="0050073C"/>
    <w:rsid w:val="00502686"/>
    <w:rsid w:val="00505DD1"/>
    <w:rsid w:val="00513AB4"/>
    <w:rsid w:val="005233CC"/>
    <w:rsid w:val="005239B5"/>
    <w:rsid w:val="00530BE8"/>
    <w:rsid w:val="00532377"/>
    <w:rsid w:val="00532C37"/>
    <w:rsid w:val="00540A11"/>
    <w:rsid w:val="00544CAC"/>
    <w:rsid w:val="00545899"/>
    <w:rsid w:val="00550832"/>
    <w:rsid w:val="00550EF9"/>
    <w:rsid w:val="0055190F"/>
    <w:rsid w:val="005610C4"/>
    <w:rsid w:val="005622E1"/>
    <w:rsid w:val="005629F9"/>
    <w:rsid w:val="005821E1"/>
    <w:rsid w:val="00592097"/>
    <w:rsid w:val="005936A9"/>
    <w:rsid w:val="00597319"/>
    <w:rsid w:val="005A2D2A"/>
    <w:rsid w:val="005A5FCA"/>
    <w:rsid w:val="005A65AB"/>
    <w:rsid w:val="005B17A4"/>
    <w:rsid w:val="005B254B"/>
    <w:rsid w:val="005B28D6"/>
    <w:rsid w:val="005C451F"/>
    <w:rsid w:val="005C50A9"/>
    <w:rsid w:val="005D536A"/>
    <w:rsid w:val="005D6224"/>
    <w:rsid w:val="005E7403"/>
    <w:rsid w:val="005F4E1E"/>
    <w:rsid w:val="005F51FD"/>
    <w:rsid w:val="005F5D1D"/>
    <w:rsid w:val="00601BBE"/>
    <w:rsid w:val="00604072"/>
    <w:rsid w:val="00606551"/>
    <w:rsid w:val="00613A02"/>
    <w:rsid w:val="00615C41"/>
    <w:rsid w:val="00620B7E"/>
    <w:rsid w:val="00622192"/>
    <w:rsid w:val="00623A09"/>
    <w:rsid w:val="00625798"/>
    <w:rsid w:val="00632876"/>
    <w:rsid w:val="00635DA2"/>
    <w:rsid w:val="00656264"/>
    <w:rsid w:val="00670393"/>
    <w:rsid w:val="0067401A"/>
    <w:rsid w:val="006749CA"/>
    <w:rsid w:val="006808B7"/>
    <w:rsid w:val="006838D4"/>
    <w:rsid w:val="00686DDD"/>
    <w:rsid w:val="006910C7"/>
    <w:rsid w:val="00691335"/>
    <w:rsid w:val="00691C59"/>
    <w:rsid w:val="00694FF8"/>
    <w:rsid w:val="00697B7E"/>
    <w:rsid w:val="006A3CD2"/>
    <w:rsid w:val="006A4F94"/>
    <w:rsid w:val="006A54C0"/>
    <w:rsid w:val="006A6346"/>
    <w:rsid w:val="006B5BCA"/>
    <w:rsid w:val="006B647B"/>
    <w:rsid w:val="006B796B"/>
    <w:rsid w:val="006C0A9C"/>
    <w:rsid w:val="006C27D8"/>
    <w:rsid w:val="006C37CE"/>
    <w:rsid w:val="006C45F4"/>
    <w:rsid w:val="006E2C2A"/>
    <w:rsid w:val="006E2D8A"/>
    <w:rsid w:val="006E3900"/>
    <w:rsid w:val="006E52B5"/>
    <w:rsid w:val="006E54D4"/>
    <w:rsid w:val="006E64B8"/>
    <w:rsid w:val="006F52B4"/>
    <w:rsid w:val="006F76FC"/>
    <w:rsid w:val="0071182C"/>
    <w:rsid w:val="0071265C"/>
    <w:rsid w:val="00717B38"/>
    <w:rsid w:val="00723F50"/>
    <w:rsid w:val="00730244"/>
    <w:rsid w:val="007347EA"/>
    <w:rsid w:val="0074657B"/>
    <w:rsid w:val="00746F99"/>
    <w:rsid w:val="00747789"/>
    <w:rsid w:val="00750BC8"/>
    <w:rsid w:val="00751CC1"/>
    <w:rsid w:val="0075363D"/>
    <w:rsid w:val="00755050"/>
    <w:rsid w:val="00757C27"/>
    <w:rsid w:val="00772C90"/>
    <w:rsid w:val="007744B6"/>
    <w:rsid w:val="00783275"/>
    <w:rsid w:val="00784A96"/>
    <w:rsid w:val="007902C5"/>
    <w:rsid w:val="00791188"/>
    <w:rsid w:val="0079179B"/>
    <w:rsid w:val="0079533B"/>
    <w:rsid w:val="007A0D82"/>
    <w:rsid w:val="007A635A"/>
    <w:rsid w:val="007B0BC6"/>
    <w:rsid w:val="007C14DE"/>
    <w:rsid w:val="007C5D8F"/>
    <w:rsid w:val="007C69EA"/>
    <w:rsid w:val="007C6F2D"/>
    <w:rsid w:val="007C7ACC"/>
    <w:rsid w:val="007D47FB"/>
    <w:rsid w:val="007D495F"/>
    <w:rsid w:val="007E2F2D"/>
    <w:rsid w:val="007E5A11"/>
    <w:rsid w:val="007F3722"/>
    <w:rsid w:val="007F514B"/>
    <w:rsid w:val="008003AB"/>
    <w:rsid w:val="0081160D"/>
    <w:rsid w:val="00814AC1"/>
    <w:rsid w:val="0081632B"/>
    <w:rsid w:val="00821A42"/>
    <w:rsid w:val="008306C1"/>
    <w:rsid w:val="00844DA9"/>
    <w:rsid w:val="00844EC6"/>
    <w:rsid w:val="008543E8"/>
    <w:rsid w:val="00857765"/>
    <w:rsid w:val="008621BA"/>
    <w:rsid w:val="0087588D"/>
    <w:rsid w:val="00884AEB"/>
    <w:rsid w:val="00891709"/>
    <w:rsid w:val="008A0BCC"/>
    <w:rsid w:val="008A192F"/>
    <w:rsid w:val="008A2E77"/>
    <w:rsid w:val="008A2F0C"/>
    <w:rsid w:val="008A3F7C"/>
    <w:rsid w:val="008A5ABD"/>
    <w:rsid w:val="008B1692"/>
    <w:rsid w:val="008B2A71"/>
    <w:rsid w:val="008C4EF1"/>
    <w:rsid w:val="008C586D"/>
    <w:rsid w:val="008C7691"/>
    <w:rsid w:val="008D101E"/>
    <w:rsid w:val="008D49AF"/>
    <w:rsid w:val="008E6AF2"/>
    <w:rsid w:val="008E7552"/>
    <w:rsid w:val="008F446D"/>
    <w:rsid w:val="008F74A0"/>
    <w:rsid w:val="0090188A"/>
    <w:rsid w:val="00907F90"/>
    <w:rsid w:val="0091007D"/>
    <w:rsid w:val="00912BD4"/>
    <w:rsid w:val="009156BD"/>
    <w:rsid w:val="00915865"/>
    <w:rsid w:val="0092478D"/>
    <w:rsid w:val="00925900"/>
    <w:rsid w:val="0092679C"/>
    <w:rsid w:val="00935B72"/>
    <w:rsid w:val="00940E8F"/>
    <w:rsid w:val="00944442"/>
    <w:rsid w:val="009518B6"/>
    <w:rsid w:val="00957ABD"/>
    <w:rsid w:val="00961243"/>
    <w:rsid w:val="00963207"/>
    <w:rsid w:val="00967EB2"/>
    <w:rsid w:val="00981581"/>
    <w:rsid w:val="009815BD"/>
    <w:rsid w:val="00983A4D"/>
    <w:rsid w:val="00991B57"/>
    <w:rsid w:val="00993D05"/>
    <w:rsid w:val="0099573E"/>
    <w:rsid w:val="00997E08"/>
    <w:rsid w:val="009A04D1"/>
    <w:rsid w:val="009A20E5"/>
    <w:rsid w:val="009A2C1A"/>
    <w:rsid w:val="009A7081"/>
    <w:rsid w:val="009C121E"/>
    <w:rsid w:val="009C1DCF"/>
    <w:rsid w:val="009C3E62"/>
    <w:rsid w:val="009C407C"/>
    <w:rsid w:val="009C5A81"/>
    <w:rsid w:val="009C7EBA"/>
    <w:rsid w:val="009D280D"/>
    <w:rsid w:val="009D4911"/>
    <w:rsid w:val="009D74A9"/>
    <w:rsid w:val="009E20D1"/>
    <w:rsid w:val="009E64DC"/>
    <w:rsid w:val="009F6577"/>
    <w:rsid w:val="009F7169"/>
    <w:rsid w:val="00A10548"/>
    <w:rsid w:val="00A1109B"/>
    <w:rsid w:val="00A133F1"/>
    <w:rsid w:val="00A15FDD"/>
    <w:rsid w:val="00A16C2A"/>
    <w:rsid w:val="00A16F69"/>
    <w:rsid w:val="00A171C6"/>
    <w:rsid w:val="00A220C8"/>
    <w:rsid w:val="00A232A4"/>
    <w:rsid w:val="00A32DA2"/>
    <w:rsid w:val="00A35052"/>
    <w:rsid w:val="00A534BA"/>
    <w:rsid w:val="00A54DEC"/>
    <w:rsid w:val="00A626E8"/>
    <w:rsid w:val="00A7227D"/>
    <w:rsid w:val="00A723FE"/>
    <w:rsid w:val="00A72FD7"/>
    <w:rsid w:val="00A75314"/>
    <w:rsid w:val="00A83AE1"/>
    <w:rsid w:val="00A853B5"/>
    <w:rsid w:val="00A915A2"/>
    <w:rsid w:val="00A94241"/>
    <w:rsid w:val="00AA0CE1"/>
    <w:rsid w:val="00AA65DD"/>
    <w:rsid w:val="00AA71A0"/>
    <w:rsid w:val="00AB1C5B"/>
    <w:rsid w:val="00AC10D2"/>
    <w:rsid w:val="00AC2011"/>
    <w:rsid w:val="00AC4DB7"/>
    <w:rsid w:val="00AC5EE9"/>
    <w:rsid w:val="00AC65C7"/>
    <w:rsid w:val="00AD07F7"/>
    <w:rsid w:val="00AD2BBD"/>
    <w:rsid w:val="00AD305D"/>
    <w:rsid w:val="00AD5D34"/>
    <w:rsid w:val="00AE1032"/>
    <w:rsid w:val="00AF045F"/>
    <w:rsid w:val="00AF19C2"/>
    <w:rsid w:val="00AF68B4"/>
    <w:rsid w:val="00B00605"/>
    <w:rsid w:val="00B0449E"/>
    <w:rsid w:val="00B049DA"/>
    <w:rsid w:val="00B0521C"/>
    <w:rsid w:val="00B124AA"/>
    <w:rsid w:val="00B31F4C"/>
    <w:rsid w:val="00B32597"/>
    <w:rsid w:val="00B36CB3"/>
    <w:rsid w:val="00B37E06"/>
    <w:rsid w:val="00B462A7"/>
    <w:rsid w:val="00B46E21"/>
    <w:rsid w:val="00B54594"/>
    <w:rsid w:val="00B56EB8"/>
    <w:rsid w:val="00B60B15"/>
    <w:rsid w:val="00B62CA5"/>
    <w:rsid w:val="00B64F7C"/>
    <w:rsid w:val="00B70786"/>
    <w:rsid w:val="00B8002B"/>
    <w:rsid w:val="00B80778"/>
    <w:rsid w:val="00B82F93"/>
    <w:rsid w:val="00B941B4"/>
    <w:rsid w:val="00B97C38"/>
    <w:rsid w:val="00BA1692"/>
    <w:rsid w:val="00BA7DC3"/>
    <w:rsid w:val="00BB251A"/>
    <w:rsid w:val="00BD6891"/>
    <w:rsid w:val="00BD6E00"/>
    <w:rsid w:val="00BE1567"/>
    <w:rsid w:val="00BE1EEE"/>
    <w:rsid w:val="00BE39CC"/>
    <w:rsid w:val="00BE3BB7"/>
    <w:rsid w:val="00BE465B"/>
    <w:rsid w:val="00BE4EAE"/>
    <w:rsid w:val="00BE5D24"/>
    <w:rsid w:val="00BE76FE"/>
    <w:rsid w:val="00BF2C95"/>
    <w:rsid w:val="00BF4F53"/>
    <w:rsid w:val="00BF57FF"/>
    <w:rsid w:val="00BF7C28"/>
    <w:rsid w:val="00C0569A"/>
    <w:rsid w:val="00C06893"/>
    <w:rsid w:val="00C071ED"/>
    <w:rsid w:val="00C1349B"/>
    <w:rsid w:val="00C14AB3"/>
    <w:rsid w:val="00C14B42"/>
    <w:rsid w:val="00C16F21"/>
    <w:rsid w:val="00C2009A"/>
    <w:rsid w:val="00C2091E"/>
    <w:rsid w:val="00C22924"/>
    <w:rsid w:val="00C33B9A"/>
    <w:rsid w:val="00C425A5"/>
    <w:rsid w:val="00C42868"/>
    <w:rsid w:val="00C52DDF"/>
    <w:rsid w:val="00C603A8"/>
    <w:rsid w:val="00C6201B"/>
    <w:rsid w:val="00C6279D"/>
    <w:rsid w:val="00C71CFD"/>
    <w:rsid w:val="00C751FA"/>
    <w:rsid w:val="00C771E0"/>
    <w:rsid w:val="00C800C0"/>
    <w:rsid w:val="00C82746"/>
    <w:rsid w:val="00C83D00"/>
    <w:rsid w:val="00C83D36"/>
    <w:rsid w:val="00C86DCC"/>
    <w:rsid w:val="00CA119B"/>
    <w:rsid w:val="00CA4E90"/>
    <w:rsid w:val="00CA739A"/>
    <w:rsid w:val="00CA7D5A"/>
    <w:rsid w:val="00CB0926"/>
    <w:rsid w:val="00CB34F7"/>
    <w:rsid w:val="00CD107E"/>
    <w:rsid w:val="00CE2AC6"/>
    <w:rsid w:val="00CF0F8A"/>
    <w:rsid w:val="00CF5E51"/>
    <w:rsid w:val="00CF6DC6"/>
    <w:rsid w:val="00D01D54"/>
    <w:rsid w:val="00D022C7"/>
    <w:rsid w:val="00D033D3"/>
    <w:rsid w:val="00D11807"/>
    <w:rsid w:val="00D16172"/>
    <w:rsid w:val="00D20ED5"/>
    <w:rsid w:val="00D3052B"/>
    <w:rsid w:val="00D34B88"/>
    <w:rsid w:val="00D416F3"/>
    <w:rsid w:val="00D455EE"/>
    <w:rsid w:val="00D456DE"/>
    <w:rsid w:val="00D500A0"/>
    <w:rsid w:val="00D56430"/>
    <w:rsid w:val="00D60EC6"/>
    <w:rsid w:val="00D61FBC"/>
    <w:rsid w:val="00D63D2C"/>
    <w:rsid w:val="00D67F64"/>
    <w:rsid w:val="00D72416"/>
    <w:rsid w:val="00D82D42"/>
    <w:rsid w:val="00D94CB8"/>
    <w:rsid w:val="00D94E83"/>
    <w:rsid w:val="00DA1270"/>
    <w:rsid w:val="00DA4D25"/>
    <w:rsid w:val="00DA6543"/>
    <w:rsid w:val="00DB2BDC"/>
    <w:rsid w:val="00DB3174"/>
    <w:rsid w:val="00DC2D27"/>
    <w:rsid w:val="00DC3A33"/>
    <w:rsid w:val="00DC4AC3"/>
    <w:rsid w:val="00DE4FD7"/>
    <w:rsid w:val="00DF0595"/>
    <w:rsid w:val="00DF40C8"/>
    <w:rsid w:val="00DF565F"/>
    <w:rsid w:val="00DF5A0F"/>
    <w:rsid w:val="00DF7BDA"/>
    <w:rsid w:val="00E009DD"/>
    <w:rsid w:val="00E01E77"/>
    <w:rsid w:val="00E02DCF"/>
    <w:rsid w:val="00E11AD4"/>
    <w:rsid w:val="00E124D5"/>
    <w:rsid w:val="00E1287D"/>
    <w:rsid w:val="00E13B19"/>
    <w:rsid w:val="00E13CF7"/>
    <w:rsid w:val="00E14BC1"/>
    <w:rsid w:val="00E25C7E"/>
    <w:rsid w:val="00E30DFF"/>
    <w:rsid w:val="00E319E7"/>
    <w:rsid w:val="00E37497"/>
    <w:rsid w:val="00E4061C"/>
    <w:rsid w:val="00E408A2"/>
    <w:rsid w:val="00E43CF2"/>
    <w:rsid w:val="00E44373"/>
    <w:rsid w:val="00E47541"/>
    <w:rsid w:val="00E479C6"/>
    <w:rsid w:val="00E56607"/>
    <w:rsid w:val="00E73E0D"/>
    <w:rsid w:val="00E7541C"/>
    <w:rsid w:val="00E80214"/>
    <w:rsid w:val="00E80B0F"/>
    <w:rsid w:val="00E873E4"/>
    <w:rsid w:val="00E919EF"/>
    <w:rsid w:val="00E922AF"/>
    <w:rsid w:val="00EA42E6"/>
    <w:rsid w:val="00EB1EF8"/>
    <w:rsid w:val="00EB631A"/>
    <w:rsid w:val="00EC6BDE"/>
    <w:rsid w:val="00ED6A56"/>
    <w:rsid w:val="00EE7992"/>
    <w:rsid w:val="00EF04BA"/>
    <w:rsid w:val="00EF22EA"/>
    <w:rsid w:val="00EF7AC0"/>
    <w:rsid w:val="00F01AB5"/>
    <w:rsid w:val="00F0396E"/>
    <w:rsid w:val="00F1065F"/>
    <w:rsid w:val="00F10FD0"/>
    <w:rsid w:val="00F153B4"/>
    <w:rsid w:val="00F15F58"/>
    <w:rsid w:val="00F17684"/>
    <w:rsid w:val="00F24428"/>
    <w:rsid w:val="00F2546F"/>
    <w:rsid w:val="00F40009"/>
    <w:rsid w:val="00F41D9E"/>
    <w:rsid w:val="00F45161"/>
    <w:rsid w:val="00F55364"/>
    <w:rsid w:val="00F57E9C"/>
    <w:rsid w:val="00F6341F"/>
    <w:rsid w:val="00F76389"/>
    <w:rsid w:val="00F8005D"/>
    <w:rsid w:val="00F83113"/>
    <w:rsid w:val="00F837C7"/>
    <w:rsid w:val="00F87725"/>
    <w:rsid w:val="00F87A10"/>
    <w:rsid w:val="00F87F27"/>
    <w:rsid w:val="00F90B89"/>
    <w:rsid w:val="00FA1489"/>
    <w:rsid w:val="00FA450B"/>
    <w:rsid w:val="00FD0F0E"/>
    <w:rsid w:val="00FD7474"/>
    <w:rsid w:val="00FD7F32"/>
    <w:rsid w:val="00FE16E6"/>
    <w:rsid w:val="00FE2536"/>
    <w:rsid w:val="00FE2C78"/>
    <w:rsid w:val="00FE406F"/>
    <w:rsid w:val="00FE69BB"/>
    <w:rsid w:val="00FF079E"/>
    <w:rsid w:val="00FF4377"/>
    <w:rsid w:val="00FF55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53857"/>
  <w15:chartTrackingRefBased/>
  <w15:docId w15:val="{505F4D7A-EC4E-47F8-8E27-C79574F0D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69133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9"/>
    <w:unhideWhenUsed/>
    <w:qFormat/>
    <w:rsid w:val="009C1DC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9C1DC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B97C3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unhideWhenUsed/>
    <w:qFormat/>
    <w:rsid w:val="0004447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Bullet List,FooterText,numbered,Use Case List Paragraph,Liste à puce - Normal,Level 1 Puce,EDF_Paragraphe,Paragraphe_DAT,lp1,Puces,List Paragraph,List Paragraph1,Bulletr List Paragraph,列?出?段?落,列?出?段?落1,Liste Ã  puce - Normal"/>
    <w:basedOn w:val="Normal"/>
    <w:link w:val="ParagraphedelisteCar"/>
    <w:uiPriority w:val="34"/>
    <w:qFormat/>
    <w:rsid w:val="00DF0595"/>
    <w:pPr>
      <w:ind w:left="720"/>
      <w:contextualSpacing/>
    </w:pPr>
  </w:style>
  <w:style w:type="paragraph" w:customStyle="1" w:styleId="Corps">
    <w:name w:val="Corps"/>
    <w:basedOn w:val="Normal"/>
    <w:link w:val="CorpsCar"/>
    <w:qFormat/>
    <w:rsid w:val="00AE1032"/>
    <w:pPr>
      <w:shd w:val="clear" w:color="auto" w:fill="FFFFFF"/>
      <w:spacing w:before="100" w:beforeAutospacing="1" w:line="360" w:lineRule="auto"/>
      <w:jc w:val="both"/>
    </w:pPr>
    <w:rPr>
      <w:rFonts w:ascii="Times New Roman" w:hAnsi="Times New Roman"/>
      <w:sz w:val="24"/>
      <w:lang w:eastAsia="en-GB"/>
    </w:rPr>
  </w:style>
  <w:style w:type="character" w:customStyle="1" w:styleId="CorpsCar">
    <w:name w:val="Corps Car"/>
    <w:basedOn w:val="Policepardfaut"/>
    <w:link w:val="Corps"/>
    <w:rsid w:val="00AE1032"/>
    <w:rPr>
      <w:rFonts w:ascii="Times New Roman" w:hAnsi="Times New Roman"/>
      <w:sz w:val="24"/>
      <w:shd w:val="clear" w:color="auto" w:fill="FFFFFF"/>
      <w:lang w:eastAsia="en-GB"/>
    </w:rPr>
  </w:style>
  <w:style w:type="paragraph" w:styleId="Titre">
    <w:name w:val="Title"/>
    <w:basedOn w:val="Normal"/>
    <w:next w:val="Normal"/>
    <w:link w:val="TitreCar"/>
    <w:uiPriority w:val="10"/>
    <w:qFormat/>
    <w:rsid w:val="0069133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91335"/>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691335"/>
    <w:rPr>
      <w:rFonts w:asciiTheme="majorHAnsi" w:eastAsiaTheme="majorEastAsia" w:hAnsiTheme="majorHAnsi" w:cstheme="majorBidi"/>
      <w:color w:val="2E74B5" w:themeColor="accent1" w:themeShade="BF"/>
      <w:sz w:val="32"/>
      <w:szCs w:val="32"/>
    </w:rPr>
  </w:style>
  <w:style w:type="paragraph" w:customStyle="1" w:styleId="Title1">
    <w:name w:val="Title 1"/>
    <w:basedOn w:val="Titre1"/>
    <w:link w:val="Title1Car"/>
    <w:qFormat/>
    <w:rsid w:val="00993D05"/>
    <w:pPr>
      <w:numPr>
        <w:numId w:val="4"/>
      </w:numPr>
      <w:spacing w:line="360" w:lineRule="auto"/>
      <w:ind w:left="714" w:hanging="357"/>
    </w:pPr>
    <w:rPr>
      <w:rFonts w:ascii="Times New Roman" w:eastAsia="Times New Roman" w:hAnsi="Times New Roman" w:cs="Times New Roman"/>
      <w:color w:val="auto"/>
      <w:sz w:val="36"/>
      <w:lang w:eastAsia="fr-FR"/>
    </w:rPr>
  </w:style>
  <w:style w:type="character" w:customStyle="1" w:styleId="Titre2Car">
    <w:name w:val="Titre 2 Car"/>
    <w:basedOn w:val="Policepardfaut"/>
    <w:link w:val="Titre2"/>
    <w:uiPriority w:val="9"/>
    <w:rsid w:val="009C1DCF"/>
    <w:rPr>
      <w:rFonts w:asciiTheme="majorHAnsi" w:eastAsiaTheme="majorEastAsia" w:hAnsiTheme="majorHAnsi" w:cstheme="majorBidi"/>
      <w:color w:val="2E74B5" w:themeColor="accent1" w:themeShade="BF"/>
      <w:sz w:val="26"/>
      <w:szCs w:val="26"/>
    </w:rPr>
  </w:style>
  <w:style w:type="character" w:customStyle="1" w:styleId="Title1Car">
    <w:name w:val="Title 1 Car"/>
    <w:basedOn w:val="Titre1Car"/>
    <w:link w:val="Title1"/>
    <w:rsid w:val="00993D05"/>
    <w:rPr>
      <w:rFonts w:ascii="Times New Roman" w:eastAsia="Times New Roman" w:hAnsi="Times New Roman" w:cs="Times New Roman"/>
      <w:color w:val="2E74B5" w:themeColor="accent1" w:themeShade="BF"/>
      <w:sz w:val="36"/>
      <w:szCs w:val="32"/>
      <w:lang w:eastAsia="fr-FR"/>
    </w:rPr>
  </w:style>
  <w:style w:type="character" w:customStyle="1" w:styleId="Titre3Car">
    <w:name w:val="Titre 3 Car"/>
    <w:basedOn w:val="Policepardfaut"/>
    <w:link w:val="Titre3"/>
    <w:uiPriority w:val="9"/>
    <w:rsid w:val="009C1DCF"/>
    <w:rPr>
      <w:rFonts w:asciiTheme="majorHAnsi" w:eastAsiaTheme="majorEastAsia" w:hAnsiTheme="majorHAnsi" w:cstheme="majorBidi"/>
      <w:color w:val="1F4D78" w:themeColor="accent1" w:themeShade="7F"/>
      <w:sz w:val="24"/>
      <w:szCs w:val="24"/>
    </w:rPr>
  </w:style>
  <w:style w:type="character" w:styleId="Lienhypertexte">
    <w:name w:val="Hyperlink"/>
    <w:basedOn w:val="Policepardfaut"/>
    <w:uiPriority w:val="99"/>
    <w:unhideWhenUsed/>
    <w:rsid w:val="009C1DCF"/>
    <w:rPr>
      <w:color w:val="0563C1" w:themeColor="hyperlink"/>
      <w:u w:val="single"/>
    </w:rPr>
  </w:style>
  <w:style w:type="paragraph" w:styleId="Lgende">
    <w:name w:val="caption"/>
    <w:aliases w:val="Légende Car Car Car,Légende Car Car,Appendix A,&gt;fig:title,&gt;tab:title,&gt;fig: title,3559Caption,Légende italique,Figure-caption,topic,Legend,Label,Caption,Char, Char,Heading 91,fig caption,Legende,Caption C...,C....,C...,Caption Char1,ref Char Char"/>
    <w:basedOn w:val="Normal"/>
    <w:next w:val="Normal"/>
    <w:link w:val="LgendeCar"/>
    <w:unhideWhenUsed/>
    <w:qFormat/>
    <w:rsid w:val="009C1DCF"/>
    <w:pPr>
      <w:spacing w:after="200" w:line="240" w:lineRule="auto"/>
      <w:jc w:val="both"/>
    </w:pPr>
    <w:rPr>
      <w:rFonts w:ascii="Times New Roman" w:hAnsi="Times New Roman"/>
      <w:i/>
      <w:iCs/>
      <w:color w:val="44546A" w:themeColor="text2"/>
      <w:sz w:val="18"/>
      <w:szCs w:val="18"/>
      <w:lang w:val="en-GB"/>
    </w:rPr>
  </w:style>
  <w:style w:type="paragraph" w:styleId="Sous-titre">
    <w:name w:val="Subtitle"/>
    <w:basedOn w:val="Normal"/>
    <w:next w:val="Normal"/>
    <w:link w:val="Sous-titreCar"/>
    <w:uiPriority w:val="11"/>
    <w:qFormat/>
    <w:rsid w:val="009C1DCF"/>
    <w:pPr>
      <w:numPr>
        <w:ilvl w:val="1"/>
      </w:numPr>
      <w:spacing w:after="200" w:line="276" w:lineRule="auto"/>
    </w:pPr>
    <w:rPr>
      <w:rFonts w:asciiTheme="majorHAnsi" w:eastAsiaTheme="majorEastAsia" w:hAnsiTheme="majorHAnsi" w:cstheme="majorBidi"/>
      <w:i/>
      <w:iCs/>
      <w:color w:val="5B9BD5" w:themeColor="accent1"/>
      <w:spacing w:val="15"/>
      <w:sz w:val="24"/>
      <w:szCs w:val="24"/>
    </w:rPr>
  </w:style>
  <w:style w:type="character" w:customStyle="1" w:styleId="Sous-titreCar">
    <w:name w:val="Sous-titre Car"/>
    <w:basedOn w:val="Policepardfaut"/>
    <w:link w:val="Sous-titre"/>
    <w:uiPriority w:val="11"/>
    <w:rsid w:val="009C1DCF"/>
    <w:rPr>
      <w:rFonts w:asciiTheme="majorHAnsi" w:eastAsiaTheme="majorEastAsia" w:hAnsiTheme="majorHAnsi" w:cstheme="majorBidi"/>
      <w:i/>
      <w:iCs/>
      <w:color w:val="5B9BD5" w:themeColor="accent1"/>
      <w:spacing w:val="15"/>
      <w:sz w:val="24"/>
      <w:szCs w:val="24"/>
    </w:rPr>
  </w:style>
  <w:style w:type="paragraph" w:customStyle="1" w:styleId="Title2">
    <w:name w:val="Title 2"/>
    <w:basedOn w:val="Titre2"/>
    <w:link w:val="Title2Car"/>
    <w:qFormat/>
    <w:rsid w:val="008A5ABD"/>
    <w:pPr>
      <w:numPr>
        <w:ilvl w:val="1"/>
        <w:numId w:val="4"/>
      </w:numPr>
      <w:spacing w:line="360" w:lineRule="auto"/>
      <w:ind w:left="743" w:firstLine="108"/>
    </w:pPr>
    <w:rPr>
      <w:rFonts w:ascii="Times New Roman" w:hAnsi="Times New Roman" w:cs="Times New Roman"/>
      <w:color w:val="auto"/>
      <w:sz w:val="32"/>
      <w:lang w:eastAsia="en-GB"/>
    </w:rPr>
  </w:style>
  <w:style w:type="paragraph" w:customStyle="1" w:styleId="Title3">
    <w:name w:val="Title 3"/>
    <w:basedOn w:val="Titre3"/>
    <w:link w:val="Title3Car"/>
    <w:qFormat/>
    <w:rsid w:val="008A5ABD"/>
    <w:pPr>
      <w:numPr>
        <w:ilvl w:val="2"/>
        <w:numId w:val="4"/>
      </w:numPr>
      <w:spacing w:line="360" w:lineRule="auto"/>
      <w:ind w:left="1985" w:hanging="709"/>
    </w:pPr>
    <w:rPr>
      <w:rFonts w:ascii="Times New Roman" w:hAnsi="Times New Roman" w:cs="Times New Roman"/>
      <w:color w:val="auto"/>
      <w:sz w:val="28"/>
    </w:rPr>
  </w:style>
  <w:style w:type="character" w:customStyle="1" w:styleId="Title2Car">
    <w:name w:val="Title 2 Car"/>
    <w:basedOn w:val="Titre2Car"/>
    <w:link w:val="Title2"/>
    <w:rsid w:val="008A5ABD"/>
    <w:rPr>
      <w:rFonts w:ascii="Times New Roman" w:eastAsiaTheme="majorEastAsia" w:hAnsi="Times New Roman" w:cs="Times New Roman"/>
      <w:color w:val="2E74B5" w:themeColor="accent1" w:themeShade="BF"/>
      <w:sz w:val="32"/>
      <w:szCs w:val="26"/>
      <w:lang w:eastAsia="en-GB"/>
    </w:rPr>
  </w:style>
  <w:style w:type="character" w:customStyle="1" w:styleId="ParagraphedelisteCar">
    <w:name w:val="Paragraphe de liste Car"/>
    <w:aliases w:val="Bullet List Car,FooterText Car,numbered Car,Use Case List Paragraph Car,Liste à puce - Normal Car,Level 1 Puce Car,EDF_Paragraphe Car,Paragraphe_DAT Car,lp1 Car,Puces Car,List Paragraph Car,List Paragraph1 Car,列?出?段?落 Car"/>
    <w:basedOn w:val="Policepardfaut"/>
    <w:link w:val="Paragraphedeliste"/>
    <w:uiPriority w:val="34"/>
    <w:locked/>
    <w:rsid w:val="006B647B"/>
  </w:style>
  <w:style w:type="character" w:customStyle="1" w:styleId="Title3Car">
    <w:name w:val="Title 3 Car"/>
    <w:basedOn w:val="Titre3Car"/>
    <w:link w:val="Title3"/>
    <w:rsid w:val="008A5ABD"/>
    <w:rPr>
      <w:rFonts w:ascii="Times New Roman" w:eastAsiaTheme="majorEastAsia" w:hAnsi="Times New Roman" w:cs="Times New Roman"/>
      <w:color w:val="1F4D78" w:themeColor="accent1" w:themeShade="7F"/>
      <w:sz w:val="28"/>
      <w:szCs w:val="24"/>
    </w:rPr>
  </w:style>
  <w:style w:type="character" w:customStyle="1" w:styleId="Titre2Car1">
    <w:name w:val="Titre 2 Car1"/>
    <w:aliases w:val="Titre 2 Car Car"/>
    <w:uiPriority w:val="9"/>
    <w:rsid w:val="005936A9"/>
    <w:rPr>
      <w:rFonts w:ascii="Arial" w:hAnsi="Arial" w:cs="Arial"/>
      <w:b/>
      <w:bCs/>
      <w:i/>
      <w:iCs/>
      <w:sz w:val="28"/>
      <w:szCs w:val="28"/>
    </w:rPr>
  </w:style>
  <w:style w:type="character" w:customStyle="1" w:styleId="Titre4Car">
    <w:name w:val="Titre 4 Car"/>
    <w:basedOn w:val="Policepardfaut"/>
    <w:link w:val="Titre4"/>
    <w:uiPriority w:val="9"/>
    <w:rsid w:val="00B97C38"/>
    <w:rPr>
      <w:rFonts w:asciiTheme="majorHAnsi" w:eastAsiaTheme="majorEastAsia" w:hAnsiTheme="majorHAnsi" w:cstheme="majorBidi"/>
      <w:i/>
      <w:iCs/>
      <w:color w:val="2E74B5" w:themeColor="accent1" w:themeShade="BF"/>
    </w:rPr>
  </w:style>
  <w:style w:type="paragraph" w:customStyle="1" w:styleId="Titre44">
    <w:name w:val="Titre 44"/>
    <w:basedOn w:val="Titre4"/>
    <w:link w:val="Titre44Car"/>
    <w:qFormat/>
    <w:rsid w:val="00821A42"/>
    <w:pPr>
      <w:numPr>
        <w:ilvl w:val="3"/>
        <w:numId w:val="4"/>
      </w:numPr>
      <w:spacing w:line="360" w:lineRule="auto"/>
      <w:ind w:left="1077"/>
    </w:pPr>
    <w:rPr>
      <w:rFonts w:ascii="Times New Roman" w:hAnsi="Times New Roman"/>
      <w:color w:val="auto"/>
      <w:sz w:val="26"/>
      <w:szCs w:val="26"/>
    </w:rPr>
  </w:style>
  <w:style w:type="character" w:customStyle="1" w:styleId="Titre5Car">
    <w:name w:val="Titre 5 Car"/>
    <w:basedOn w:val="Policepardfaut"/>
    <w:link w:val="Titre5"/>
    <w:uiPriority w:val="9"/>
    <w:rsid w:val="0004447C"/>
    <w:rPr>
      <w:rFonts w:asciiTheme="majorHAnsi" w:eastAsiaTheme="majorEastAsia" w:hAnsiTheme="majorHAnsi" w:cstheme="majorBidi"/>
      <w:color w:val="2E74B5" w:themeColor="accent1" w:themeShade="BF"/>
    </w:rPr>
  </w:style>
  <w:style w:type="character" w:customStyle="1" w:styleId="Titre44Car">
    <w:name w:val="Titre 44 Car"/>
    <w:basedOn w:val="Title3Car"/>
    <w:link w:val="Titre44"/>
    <w:rsid w:val="00821A42"/>
    <w:rPr>
      <w:rFonts w:ascii="Times New Roman" w:eastAsiaTheme="majorEastAsia" w:hAnsi="Times New Roman" w:cstheme="majorBidi"/>
      <w:i/>
      <w:iCs/>
      <w:color w:val="1F4D78" w:themeColor="accent1" w:themeShade="7F"/>
      <w:sz w:val="26"/>
      <w:szCs w:val="26"/>
    </w:rPr>
  </w:style>
  <w:style w:type="character" w:customStyle="1" w:styleId="LgendeCar">
    <w:name w:val="Légende Car"/>
    <w:aliases w:val="Légende Car Car Car Car,Légende Car Car Car1,Appendix A Car,&gt;fig:title Car,&gt;tab:title Car,&gt;fig: title Car,3559Caption Car,Légende italique Car,Figure-caption Car,topic Car,Legend Car,Label Car,Caption Car,Char Car, Char Car,Heading 91 Car"/>
    <w:basedOn w:val="Policepardfaut"/>
    <w:link w:val="Lgende"/>
    <w:rsid w:val="00AC10D2"/>
    <w:rPr>
      <w:rFonts w:ascii="Times New Roman" w:hAnsi="Times New Roman"/>
      <w:i/>
      <w:iCs/>
      <w:color w:val="44546A" w:themeColor="text2"/>
      <w:sz w:val="18"/>
      <w:szCs w:val="18"/>
      <w:lang w:val="en-GB"/>
    </w:rPr>
  </w:style>
  <w:style w:type="character" w:styleId="Marquedecommentaire">
    <w:name w:val="annotation reference"/>
    <w:basedOn w:val="Policepardfaut"/>
    <w:uiPriority w:val="99"/>
    <w:semiHidden/>
    <w:unhideWhenUsed/>
    <w:rsid w:val="00A32DA2"/>
    <w:rPr>
      <w:sz w:val="16"/>
      <w:szCs w:val="16"/>
    </w:rPr>
  </w:style>
  <w:style w:type="paragraph" w:styleId="Commentaire">
    <w:name w:val="annotation text"/>
    <w:basedOn w:val="Normal"/>
    <w:link w:val="CommentaireCar"/>
    <w:uiPriority w:val="99"/>
    <w:semiHidden/>
    <w:unhideWhenUsed/>
    <w:rsid w:val="00A32DA2"/>
    <w:pPr>
      <w:spacing w:line="240" w:lineRule="auto"/>
    </w:pPr>
    <w:rPr>
      <w:sz w:val="20"/>
      <w:szCs w:val="20"/>
    </w:rPr>
  </w:style>
  <w:style w:type="character" w:customStyle="1" w:styleId="CommentaireCar">
    <w:name w:val="Commentaire Car"/>
    <w:basedOn w:val="Policepardfaut"/>
    <w:link w:val="Commentaire"/>
    <w:uiPriority w:val="99"/>
    <w:semiHidden/>
    <w:rsid w:val="00A32DA2"/>
    <w:rPr>
      <w:sz w:val="20"/>
      <w:szCs w:val="20"/>
    </w:rPr>
  </w:style>
  <w:style w:type="paragraph" w:styleId="Objetducommentaire">
    <w:name w:val="annotation subject"/>
    <w:basedOn w:val="Commentaire"/>
    <w:next w:val="Commentaire"/>
    <w:link w:val="ObjetducommentaireCar"/>
    <w:uiPriority w:val="99"/>
    <w:semiHidden/>
    <w:unhideWhenUsed/>
    <w:rsid w:val="00A32DA2"/>
    <w:rPr>
      <w:b/>
      <w:bCs/>
    </w:rPr>
  </w:style>
  <w:style w:type="character" w:customStyle="1" w:styleId="ObjetducommentaireCar">
    <w:name w:val="Objet du commentaire Car"/>
    <w:basedOn w:val="CommentaireCar"/>
    <w:link w:val="Objetducommentaire"/>
    <w:uiPriority w:val="99"/>
    <w:semiHidden/>
    <w:rsid w:val="00A32DA2"/>
    <w:rPr>
      <w:b/>
      <w:bCs/>
      <w:sz w:val="20"/>
      <w:szCs w:val="20"/>
    </w:rPr>
  </w:style>
  <w:style w:type="paragraph" w:styleId="Textedebulles">
    <w:name w:val="Balloon Text"/>
    <w:basedOn w:val="Normal"/>
    <w:link w:val="TextedebullesCar"/>
    <w:uiPriority w:val="99"/>
    <w:semiHidden/>
    <w:unhideWhenUsed/>
    <w:rsid w:val="00A32DA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32DA2"/>
    <w:rPr>
      <w:rFonts w:ascii="Segoe UI" w:hAnsi="Segoe UI" w:cs="Segoe UI"/>
      <w:sz w:val="18"/>
      <w:szCs w:val="18"/>
    </w:rPr>
  </w:style>
  <w:style w:type="paragraph" w:styleId="En-ttedetabledesmatires">
    <w:name w:val="TOC Heading"/>
    <w:basedOn w:val="Titre1"/>
    <w:next w:val="Normal"/>
    <w:uiPriority w:val="39"/>
    <w:unhideWhenUsed/>
    <w:qFormat/>
    <w:rsid w:val="002A3EAE"/>
    <w:pPr>
      <w:outlineLvl w:val="9"/>
    </w:pPr>
    <w:rPr>
      <w:lang w:eastAsia="fr-FR"/>
    </w:rPr>
  </w:style>
  <w:style w:type="paragraph" w:styleId="TM1">
    <w:name w:val="toc 1"/>
    <w:basedOn w:val="Normal"/>
    <w:next w:val="Normal"/>
    <w:autoRedefine/>
    <w:uiPriority w:val="39"/>
    <w:unhideWhenUsed/>
    <w:rsid w:val="002A3EAE"/>
    <w:pPr>
      <w:spacing w:after="100"/>
    </w:pPr>
  </w:style>
  <w:style w:type="paragraph" w:styleId="TM2">
    <w:name w:val="toc 2"/>
    <w:basedOn w:val="Normal"/>
    <w:next w:val="Normal"/>
    <w:autoRedefine/>
    <w:uiPriority w:val="39"/>
    <w:unhideWhenUsed/>
    <w:rsid w:val="002A3EAE"/>
    <w:pPr>
      <w:spacing w:after="100"/>
      <w:ind w:left="220"/>
    </w:pPr>
  </w:style>
  <w:style w:type="paragraph" w:styleId="TM3">
    <w:name w:val="toc 3"/>
    <w:basedOn w:val="Normal"/>
    <w:next w:val="Normal"/>
    <w:autoRedefine/>
    <w:uiPriority w:val="39"/>
    <w:unhideWhenUsed/>
    <w:rsid w:val="002A3EAE"/>
    <w:pPr>
      <w:spacing w:after="100"/>
      <w:ind w:left="440"/>
    </w:pPr>
  </w:style>
  <w:style w:type="paragraph" w:styleId="Sansinterligne">
    <w:name w:val="No Spacing"/>
    <w:link w:val="SansinterligneCar"/>
    <w:uiPriority w:val="1"/>
    <w:qFormat/>
    <w:rsid w:val="00FE16E6"/>
    <w:pPr>
      <w:spacing w:after="0" w:line="240" w:lineRule="auto"/>
    </w:pPr>
    <w:rPr>
      <w:rFonts w:eastAsiaTheme="minorEastAsia"/>
      <w:sz w:val="21"/>
      <w:szCs w:val="21"/>
    </w:rPr>
  </w:style>
  <w:style w:type="character" w:customStyle="1" w:styleId="SansinterligneCar">
    <w:name w:val="Sans interligne Car"/>
    <w:basedOn w:val="Policepardfaut"/>
    <w:link w:val="Sansinterligne"/>
    <w:uiPriority w:val="1"/>
    <w:rsid w:val="00FE16E6"/>
    <w:rPr>
      <w:rFonts w:eastAsiaTheme="minorEastAsia"/>
      <w:sz w:val="21"/>
      <w:szCs w:val="21"/>
    </w:rPr>
  </w:style>
  <w:style w:type="paragraph" w:customStyle="1" w:styleId="CORPSKO">
    <w:name w:val="CORPSKO"/>
    <w:basedOn w:val="Normal"/>
    <w:link w:val="CORPSKOChar"/>
    <w:qFormat/>
    <w:rsid w:val="009815BD"/>
    <w:pPr>
      <w:spacing w:afterLines="120" w:after="288" w:line="360" w:lineRule="auto"/>
      <w:jc w:val="both"/>
    </w:pPr>
    <w:rPr>
      <w:rFonts w:ascii="Calibri" w:eastAsia="Lucida Sans Unicode" w:hAnsi="Calibri" w:cs="Times New Roman"/>
      <w:kern w:val="1"/>
      <w:sz w:val="24"/>
      <w:szCs w:val="24"/>
      <w:lang w:val="x-none" w:eastAsia="ar-SA"/>
    </w:rPr>
  </w:style>
  <w:style w:type="character" w:customStyle="1" w:styleId="CORPSKOChar">
    <w:name w:val="CORPSKO Char"/>
    <w:link w:val="CORPSKO"/>
    <w:rsid w:val="009815BD"/>
    <w:rPr>
      <w:rFonts w:ascii="Calibri" w:eastAsia="Lucida Sans Unicode" w:hAnsi="Calibri" w:cs="Times New Roman"/>
      <w:kern w:val="1"/>
      <w:sz w:val="24"/>
      <w:szCs w:val="24"/>
      <w:lang w:val="x-none"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131248">
      <w:bodyDiv w:val="1"/>
      <w:marLeft w:val="0"/>
      <w:marRight w:val="0"/>
      <w:marTop w:val="0"/>
      <w:marBottom w:val="0"/>
      <w:divBdr>
        <w:top w:val="none" w:sz="0" w:space="0" w:color="auto"/>
        <w:left w:val="none" w:sz="0" w:space="0" w:color="auto"/>
        <w:bottom w:val="none" w:sz="0" w:space="0" w:color="auto"/>
        <w:right w:val="none" w:sz="0" w:space="0" w:color="auto"/>
      </w:divBdr>
    </w:div>
    <w:div w:id="355425324">
      <w:bodyDiv w:val="1"/>
      <w:marLeft w:val="0"/>
      <w:marRight w:val="0"/>
      <w:marTop w:val="0"/>
      <w:marBottom w:val="0"/>
      <w:divBdr>
        <w:top w:val="none" w:sz="0" w:space="0" w:color="auto"/>
        <w:left w:val="none" w:sz="0" w:space="0" w:color="auto"/>
        <w:bottom w:val="none" w:sz="0" w:space="0" w:color="auto"/>
        <w:right w:val="none" w:sz="0" w:space="0" w:color="auto"/>
      </w:divBdr>
    </w:div>
    <w:div w:id="544369905">
      <w:bodyDiv w:val="1"/>
      <w:marLeft w:val="0"/>
      <w:marRight w:val="0"/>
      <w:marTop w:val="0"/>
      <w:marBottom w:val="0"/>
      <w:divBdr>
        <w:top w:val="none" w:sz="0" w:space="0" w:color="auto"/>
        <w:left w:val="none" w:sz="0" w:space="0" w:color="auto"/>
        <w:bottom w:val="none" w:sz="0" w:space="0" w:color="auto"/>
        <w:right w:val="none" w:sz="0" w:space="0" w:color="auto"/>
      </w:divBdr>
    </w:div>
    <w:div w:id="558632749">
      <w:bodyDiv w:val="1"/>
      <w:marLeft w:val="0"/>
      <w:marRight w:val="0"/>
      <w:marTop w:val="0"/>
      <w:marBottom w:val="0"/>
      <w:divBdr>
        <w:top w:val="none" w:sz="0" w:space="0" w:color="auto"/>
        <w:left w:val="none" w:sz="0" w:space="0" w:color="auto"/>
        <w:bottom w:val="none" w:sz="0" w:space="0" w:color="auto"/>
        <w:right w:val="none" w:sz="0" w:space="0" w:color="auto"/>
      </w:divBdr>
    </w:div>
    <w:div w:id="719284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2.jpeg"/><Relationship Id="rId12" Type="http://schemas.openxmlformats.org/officeDocument/2006/relationships/hyperlink" Target="https://www.fr.capgemini.com/rapport-annuel/2015" TargetMode="External"/><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8802F7-41F4-4EA3-96B4-B2096CAC0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40</Pages>
  <Words>9517</Words>
  <Characters>52347</Characters>
  <Application>Microsoft Office Word</Application>
  <DocSecurity>0</DocSecurity>
  <Lines>436</Lines>
  <Paragraphs>123</Paragraphs>
  <ScaleCrop>false</ScaleCrop>
  <HeadingPairs>
    <vt:vector size="2" baseType="variant">
      <vt:variant>
        <vt:lpstr>Titre</vt:lpstr>
      </vt:variant>
      <vt:variant>
        <vt:i4>1</vt:i4>
      </vt:variant>
    </vt:vector>
  </HeadingPairs>
  <TitlesOfParts>
    <vt:vector size="1" baseType="lpstr">
      <vt:lpstr>Réalisation d’une version majeure d’une application cartographique</vt:lpstr>
    </vt:vector>
  </TitlesOfParts>
  <Company>Capgemini</Company>
  <LinksUpToDate>false</LinksUpToDate>
  <CharactersWithSpaces>61741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Réalisation d’une version majeure d’une application cartographique</dc:title>
  <dc:subject/>
  <dc:creator>RANDRIAMAHARAVOMANANA, Tantely</dc:creator>
  <cp:keywords/>
  <dc:description/>
  <cp:lastModifiedBy>RANDRIAMAHARAVOMANANA, Tantely</cp:lastModifiedBy>
  <cp:revision>35</cp:revision>
  <dcterms:created xsi:type="dcterms:W3CDTF">2017-06-22T05:52:00Z</dcterms:created>
  <dcterms:modified xsi:type="dcterms:W3CDTF">2017-06-22T12:13:00Z</dcterms:modified>
</cp:coreProperties>
</file>